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21093" w14:textId="77777777" w:rsidR="000F23E9" w:rsidRDefault="000F23E9">
      <w:pPr>
        <w:snapToGrid w:val="0"/>
        <w:spacing w:line="240" w:lineRule="auto"/>
        <w:jc w:val="center"/>
        <w:rPr>
          <w:rFonts w:asciiTheme="minorHAnsi" w:hAnsiTheme="minorHAnsi"/>
          <w:b/>
          <w:sz w:val="36"/>
          <w:szCs w:val="36"/>
        </w:rPr>
        <w:pPrChange w:id="0" w:author="Vicki Cornish" w:date="2019-06-12T13:50:00Z">
          <w:pPr>
            <w:snapToGrid w:val="0"/>
            <w:jc w:val="center"/>
          </w:pPr>
        </w:pPrChange>
      </w:pPr>
      <w:bookmarkStart w:id="1" w:name="_GoBack"/>
      <w:bookmarkEnd w:id="1"/>
    </w:p>
    <w:p w14:paraId="054CB5E0" w14:textId="77777777" w:rsidR="000F23E9" w:rsidRDefault="000F23E9">
      <w:pPr>
        <w:snapToGrid w:val="0"/>
        <w:spacing w:line="240" w:lineRule="auto"/>
        <w:jc w:val="center"/>
        <w:rPr>
          <w:rFonts w:asciiTheme="minorHAnsi" w:hAnsiTheme="minorHAnsi"/>
          <w:b/>
          <w:sz w:val="36"/>
          <w:szCs w:val="36"/>
        </w:rPr>
        <w:pPrChange w:id="2" w:author="Vicki Cornish" w:date="2019-06-12T13:50:00Z">
          <w:pPr>
            <w:snapToGrid w:val="0"/>
            <w:jc w:val="center"/>
          </w:pPr>
        </w:pPrChange>
      </w:pPr>
    </w:p>
    <w:p w14:paraId="2C266DF1" w14:textId="77777777" w:rsidR="000F23E9" w:rsidRDefault="000F23E9">
      <w:pPr>
        <w:snapToGrid w:val="0"/>
        <w:spacing w:line="240" w:lineRule="auto"/>
        <w:jc w:val="center"/>
        <w:rPr>
          <w:rFonts w:asciiTheme="minorHAnsi" w:hAnsiTheme="minorHAnsi"/>
          <w:b/>
          <w:sz w:val="36"/>
          <w:szCs w:val="36"/>
        </w:rPr>
        <w:pPrChange w:id="3" w:author="Vicki Cornish" w:date="2019-06-12T13:50:00Z">
          <w:pPr>
            <w:snapToGrid w:val="0"/>
            <w:jc w:val="center"/>
          </w:pPr>
        </w:pPrChange>
      </w:pPr>
    </w:p>
    <w:p w14:paraId="1A17B651" w14:textId="5A68D404" w:rsidR="000F23E9" w:rsidDel="00593EFA" w:rsidRDefault="000F23E9">
      <w:pPr>
        <w:snapToGrid w:val="0"/>
        <w:spacing w:line="240" w:lineRule="auto"/>
        <w:jc w:val="center"/>
        <w:rPr>
          <w:del w:id="4" w:author="Vicki Cornish" w:date="2019-06-12T13:36:00Z"/>
          <w:rFonts w:asciiTheme="minorHAnsi" w:hAnsiTheme="minorHAnsi"/>
          <w:b/>
          <w:sz w:val="36"/>
          <w:szCs w:val="36"/>
        </w:rPr>
        <w:pPrChange w:id="5" w:author="Vicki Cornish" w:date="2019-06-12T13:50:00Z">
          <w:pPr>
            <w:snapToGrid w:val="0"/>
            <w:jc w:val="center"/>
          </w:pPr>
        </w:pPrChange>
      </w:pPr>
    </w:p>
    <w:p w14:paraId="7D28B53E" w14:textId="77777777" w:rsidR="00593EFA" w:rsidRDefault="00593EFA">
      <w:pPr>
        <w:snapToGrid w:val="0"/>
        <w:spacing w:line="240" w:lineRule="auto"/>
        <w:jc w:val="center"/>
        <w:rPr>
          <w:ins w:id="6" w:author="Vicki Cornish" w:date="2019-06-12T13:48:00Z"/>
          <w:rFonts w:asciiTheme="minorHAnsi" w:hAnsiTheme="minorHAnsi"/>
          <w:b/>
          <w:sz w:val="36"/>
          <w:szCs w:val="36"/>
        </w:rPr>
        <w:pPrChange w:id="7" w:author="Vicki Cornish" w:date="2019-06-12T13:50:00Z">
          <w:pPr>
            <w:snapToGrid w:val="0"/>
            <w:jc w:val="center"/>
          </w:pPr>
        </w:pPrChange>
      </w:pPr>
    </w:p>
    <w:p w14:paraId="6C03476E" w14:textId="029A8E00" w:rsidR="000F23E9" w:rsidDel="004E3D46" w:rsidRDefault="000F23E9">
      <w:pPr>
        <w:snapToGrid w:val="0"/>
        <w:spacing w:line="240" w:lineRule="auto"/>
        <w:jc w:val="center"/>
        <w:rPr>
          <w:del w:id="8" w:author="Vicki Cornish" w:date="2019-06-12T13:36:00Z"/>
          <w:rFonts w:asciiTheme="minorHAnsi" w:hAnsiTheme="minorHAnsi"/>
          <w:b/>
          <w:sz w:val="36"/>
          <w:szCs w:val="36"/>
        </w:rPr>
        <w:pPrChange w:id="9" w:author="Vicki Cornish" w:date="2019-06-12T13:50:00Z">
          <w:pPr>
            <w:snapToGrid w:val="0"/>
            <w:jc w:val="center"/>
          </w:pPr>
        </w:pPrChange>
      </w:pPr>
    </w:p>
    <w:p w14:paraId="078DEF40" w14:textId="7E4642BB" w:rsidR="000F23E9" w:rsidDel="004E3D46" w:rsidRDefault="000F23E9">
      <w:pPr>
        <w:snapToGrid w:val="0"/>
        <w:spacing w:line="240" w:lineRule="auto"/>
        <w:jc w:val="center"/>
        <w:rPr>
          <w:del w:id="10" w:author="Vicki Cornish" w:date="2019-06-12T13:36:00Z"/>
          <w:rFonts w:asciiTheme="minorHAnsi" w:hAnsiTheme="minorHAnsi"/>
          <w:b/>
          <w:sz w:val="36"/>
          <w:szCs w:val="36"/>
        </w:rPr>
        <w:pPrChange w:id="11" w:author="Vicki Cornish" w:date="2019-06-12T13:50:00Z">
          <w:pPr>
            <w:snapToGrid w:val="0"/>
            <w:jc w:val="center"/>
          </w:pPr>
        </w:pPrChange>
      </w:pPr>
    </w:p>
    <w:p w14:paraId="4B324DF5" w14:textId="687AEAA2" w:rsidR="000F23E9" w:rsidDel="004E3D46" w:rsidRDefault="000F23E9">
      <w:pPr>
        <w:snapToGrid w:val="0"/>
        <w:spacing w:line="240" w:lineRule="auto"/>
        <w:jc w:val="center"/>
        <w:rPr>
          <w:del w:id="12" w:author="Vicki Cornish" w:date="2019-06-12T13:36:00Z"/>
          <w:rFonts w:asciiTheme="minorHAnsi" w:hAnsiTheme="minorHAnsi"/>
          <w:b/>
          <w:sz w:val="36"/>
          <w:szCs w:val="36"/>
        </w:rPr>
        <w:pPrChange w:id="13" w:author="Vicki Cornish" w:date="2019-06-12T13:50:00Z">
          <w:pPr>
            <w:snapToGrid w:val="0"/>
            <w:jc w:val="center"/>
          </w:pPr>
        </w:pPrChange>
      </w:pPr>
    </w:p>
    <w:p w14:paraId="76A9C35D" w14:textId="4E882C95" w:rsidR="000F23E9" w:rsidDel="004E3D46" w:rsidRDefault="000F23E9">
      <w:pPr>
        <w:snapToGrid w:val="0"/>
        <w:spacing w:line="240" w:lineRule="auto"/>
        <w:jc w:val="center"/>
        <w:rPr>
          <w:del w:id="14" w:author="Vicki Cornish" w:date="2019-06-12T13:36:00Z"/>
          <w:rFonts w:asciiTheme="minorHAnsi" w:hAnsiTheme="minorHAnsi"/>
          <w:b/>
          <w:sz w:val="36"/>
          <w:szCs w:val="36"/>
        </w:rPr>
        <w:pPrChange w:id="15" w:author="Vicki Cornish" w:date="2019-06-12T13:50:00Z">
          <w:pPr>
            <w:snapToGrid w:val="0"/>
            <w:jc w:val="center"/>
          </w:pPr>
        </w:pPrChange>
      </w:pPr>
    </w:p>
    <w:p w14:paraId="07BF81BD" w14:textId="77777777" w:rsidR="000F23E9" w:rsidRDefault="000F23E9">
      <w:pPr>
        <w:snapToGrid w:val="0"/>
        <w:spacing w:line="240" w:lineRule="auto"/>
        <w:jc w:val="center"/>
        <w:rPr>
          <w:rFonts w:asciiTheme="minorHAnsi" w:hAnsiTheme="minorHAnsi"/>
          <w:b/>
          <w:sz w:val="36"/>
          <w:szCs w:val="36"/>
        </w:rPr>
        <w:pPrChange w:id="16" w:author="Vicki Cornish" w:date="2019-06-12T13:50:00Z">
          <w:pPr>
            <w:snapToGrid w:val="0"/>
            <w:jc w:val="center"/>
          </w:pPr>
        </w:pPrChange>
      </w:pPr>
    </w:p>
    <w:p w14:paraId="7FD3E741" w14:textId="390A952B" w:rsidR="000F23E9" w:rsidRPr="00AE2D77" w:rsidRDefault="000F23E9">
      <w:pPr>
        <w:snapToGrid w:val="0"/>
        <w:spacing w:line="240" w:lineRule="auto"/>
        <w:jc w:val="center"/>
        <w:rPr>
          <w:rFonts w:asciiTheme="minorHAnsi" w:hAnsiTheme="minorHAnsi"/>
          <w:b/>
          <w:sz w:val="36"/>
          <w:szCs w:val="36"/>
        </w:rPr>
        <w:pPrChange w:id="17" w:author="Vicki Cornish" w:date="2019-06-12T13:50:00Z">
          <w:pPr>
            <w:snapToGrid w:val="0"/>
            <w:jc w:val="center"/>
          </w:pPr>
        </w:pPrChange>
      </w:pPr>
      <w:r w:rsidRPr="00AE2D77">
        <w:rPr>
          <w:rFonts w:asciiTheme="minorHAnsi" w:hAnsiTheme="minorHAnsi"/>
          <w:b/>
          <w:sz w:val="36"/>
          <w:szCs w:val="36"/>
        </w:rPr>
        <w:t>Tree-</w:t>
      </w:r>
      <w:r w:rsidR="003446FF">
        <w:rPr>
          <w:rFonts w:asciiTheme="minorHAnsi" w:hAnsiTheme="minorHAnsi"/>
          <w:b/>
          <w:sz w:val="36"/>
          <w:szCs w:val="36"/>
        </w:rPr>
        <w:t>B</w:t>
      </w:r>
      <w:r w:rsidRPr="00AE2D77">
        <w:rPr>
          <w:rFonts w:asciiTheme="minorHAnsi" w:hAnsiTheme="minorHAnsi"/>
          <w:b/>
          <w:sz w:val="36"/>
          <w:szCs w:val="36"/>
        </w:rPr>
        <w:t>ased Alignment Selector</w:t>
      </w:r>
    </w:p>
    <w:p w14:paraId="31F25658" w14:textId="301BED99" w:rsidR="00BC502B" w:rsidRPr="00AE2D77" w:rsidRDefault="000F23E9">
      <w:pPr>
        <w:snapToGrid w:val="0"/>
        <w:spacing w:line="240" w:lineRule="auto"/>
        <w:jc w:val="center"/>
        <w:rPr>
          <w:rFonts w:asciiTheme="minorHAnsi" w:hAnsiTheme="minorHAnsi"/>
          <w:b/>
          <w:sz w:val="36"/>
          <w:szCs w:val="36"/>
        </w:rPr>
        <w:pPrChange w:id="18" w:author="Vicki Cornish" w:date="2019-06-12T13:50:00Z">
          <w:pPr>
            <w:snapToGrid w:val="0"/>
            <w:jc w:val="center"/>
          </w:pPr>
        </w:pPrChange>
      </w:pPr>
      <w:r w:rsidRPr="00AE2D77">
        <w:rPr>
          <w:rFonts w:asciiTheme="minorHAnsi" w:hAnsiTheme="minorHAnsi"/>
          <w:b/>
          <w:sz w:val="36"/>
          <w:szCs w:val="36"/>
        </w:rPr>
        <w:t>(</w:t>
      </w:r>
      <w:r w:rsidR="001F0CC5" w:rsidRPr="00AE2D77">
        <w:rPr>
          <w:rFonts w:asciiTheme="minorHAnsi" w:hAnsiTheme="minorHAnsi"/>
          <w:b/>
          <w:sz w:val="36"/>
          <w:szCs w:val="36"/>
        </w:rPr>
        <w:t>T</w:t>
      </w:r>
      <w:r w:rsidRPr="00AE2D77">
        <w:rPr>
          <w:rFonts w:asciiTheme="minorHAnsi" w:hAnsiTheme="minorHAnsi"/>
          <w:b/>
          <w:sz w:val="36"/>
          <w:szCs w:val="36"/>
        </w:rPr>
        <w:t>-</w:t>
      </w:r>
      <w:r w:rsidR="001F0CC5" w:rsidRPr="00AE2D77">
        <w:rPr>
          <w:rFonts w:asciiTheme="minorHAnsi" w:hAnsiTheme="minorHAnsi"/>
          <w:b/>
          <w:sz w:val="36"/>
          <w:szCs w:val="36"/>
        </w:rPr>
        <w:t>BAS</w:t>
      </w:r>
      <w:r w:rsidRPr="00AE2D77">
        <w:rPr>
          <w:rFonts w:asciiTheme="minorHAnsi" w:hAnsiTheme="minorHAnsi"/>
          <w:b/>
          <w:sz w:val="36"/>
          <w:szCs w:val="36"/>
        </w:rPr>
        <w:t>)</w:t>
      </w:r>
    </w:p>
    <w:p w14:paraId="108C595F" w14:textId="77777777" w:rsidR="001F0CC5" w:rsidRPr="00AE2D77" w:rsidRDefault="001F0CC5">
      <w:pPr>
        <w:snapToGrid w:val="0"/>
        <w:spacing w:line="240" w:lineRule="auto"/>
        <w:jc w:val="center"/>
        <w:rPr>
          <w:rFonts w:asciiTheme="minorHAnsi" w:hAnsiTheme="minorHAnsi"/>
          <w:b/>
          <w:sz w:val="36"/>
          <w:szCs w:val="36"/>
        </w:rPr>
        <w:pPrChange w:id="19" w:author="Vicki Cornish" w:date="2019-06-12T13:50:00Z">
          <w:pPr>
            <w:snapToGrid w:val="0"/>
            <w:jc w:val="center"/>
          </w:pPr>
        </w:pPrChange>
      </w:pPr>
    </w:p>
    <w:p w14:paraId="79BAC8C8" w14:textId="7A92B52E" w:rsidR="001F0CC5" w:rsidRPr="00AE2D77" w:rsidRDefault="00E15770">
      <w:pPr>
        <w:snapToGrid w:val="0"/>
        <w:spacing w:line="240" w:lineRule="auto"/>
        <w:jc w:val="center"/>
        <w:rPr>
          <w:rFonts w:asciiTheme="minorHAnsi" w:hAnsiTheme="minorHAnsi"/>
          <w:b/>
          <w:sz w:val="36"/>
          <w:szCs w:val="36"/>
        </w:rPr>
        <w:pPrChange w:id="20" w:author="Vicki Cornish" w:date="2019-06-12T13:50:00Z">
          <w:pPr>
            <w:snapToGrid w:val="0"/>
            <w:jc w:val="center"/>
          </w:pPr>
        </w:pPrChange>
      </w:pPr>
      <w:r>
        <w:rPr>
          <w:rFonts w:asciiTheme="minorHAnsi" w:hAnsiTheme="minorHAnsi"/>
          <w:b/>
          <w:sz w:val="36"/>
          <w:szCs w:val="36"/>
        </w:rPr>
        <w:t xml:space="preserve">v. </w:t>
      </w:r>
      <w:r w:rsidR="001F0CC5" w:rsidRPr="00AE2D77">
        <w:rPr>
          <w:rFonts w:asciiTheme="minorHAnsi" w:hAnsiTheme="minorHAnsi"/>
          <w:b/>
          <w:sz w:val="36"/>
          <w:szCs w:val="36"/>
        </w:rPr>
        <w:t>2.1</w:t>
      </w:r>
    </w:p>
    <w:p w14:paraId="79826F7F" w14:textId="1BFC51D3" w:rsidR="000F23E9" w:rsidRDefault="000F23E9">
      <w:pPr>
        <w:snapToGrid w:val="0"/>
        <w:spacing w:line="240" w:lineRule="auto"/>
        <w:jc w:val="center"/>
        <w:rPr>
          <w:rFonts w:asciiTheme="minorHAnsi" w:hAnsiTheme="minorHAnsi"/>
          <w:b/>
        </w:rPr>
        <w:pPrChange w:id="21" w:author="Vicki Cornish" w:date="2019-06-12T13:50:00Z">
          <w:pPr>
            <w:snapToGrid w:val="0"/>
            <w:jc w:val="center"/>
          </w:pPr>
        </w:pPrChange>
      </w:pPr>
    </w:p>
    <w:p w14:paraId="638F9B2D" w14:textId="75B1B9E0" w:rsidR="000F23E9" w:rsidRPr="004C6604" w:rsidRDefault="000F23E9">
      <w:pPr>
        <w:pStyle w:val="Heading1"/>
        <w:shd w:val="clear" w:color="auto" w:fill="FFFFFF"/>
        <w:snapToGrid w:val="0"/>
        <w:spacing w:line="240" w:lineRule="auto"/>
        <w:jc w:val="center"/>
        <w:textAlignment w:val="baseline"/>
        <w:rPr>
          <w:b/>
          <w:color w:val="2A2A2A"/>
          <w:szCs w:val="32"/>
        </w:rPr>
        <w:pPrChange w:id="22" w:author="Vicki Cornish" w:date="2019-06-12T13:50:00Z">
          <w:pPr>
            <w:pStyle w:val="Heading1"/>
            <w:shd w:val="clear" w:color="auto" w:fill="FFFFFF"/>
            <w:snapToGrid w:val="0"/>
            <w:jc w:val="center"/>
            <w:textAlignment w:val="baseline"/>
          </w:pPr>
        </w:pPrChange>
      </w:pPr>
      <w:r w:rsidRPr="009A4434">
        <w:rPr>
          <w:b/>
          <w:color w:val="2A2A2A"/>
          <w:szCs w:val="32"/>
        </w:rPr>
        <w:t>A toolkit for</w:t>
      </w:r>
      <w:r w:rsidR="00AE2D77" w:rsidRPr="00AE2D77">
        <w:rPr>
          <w:b/>
          <w:color w:val="2A2A2A"/>
          <w:szCs w:val="32"/>
        </w:rPr>
        <w:t xml:space="preserve"> evolutionary placement of DNA sequences, viewing alignments</w:t>
      </w:r>
      <w:r w:rsidR="004C6604">
        <w:rPr>
          <w:b/>
          <w:color w:val="2A2A2A"/>
          <w:szCs w:val="32"/>
        </w:rPr>
        <w:t>,</w:t>
      </w:r>
      <w:r w:rsidR="00AE2D77" w:rsidRPr="00AE2D77">
        <w:rPr>
          <w:b/>
          <w:color w:val="2A2A2A"/>
          <w:szCs w:val="32"/>
        </w:rPr>
        <w:t xml:space="preserve"> and specimen metadata on curated and custom trees</w:t>
      </w:r>
    </w:p>
    <w:p w14:paraId="39DBDAB4" w14:textId="77777777" w:rsidR="000F23E9" w:rsidRPr="004C6604" w:rsidRDefault="000F23E9">
      <w:pPr>
        <w:spacing w:line="240" w:lineRule="auto"/>
        <w:jc w:val="center"/>
        <w:rPr>
          <w:rFonts w:asciiTheme="minorHAnsi" w:hAnsiTheme="minorHAnsi"/>
          <w:b/>
        </w:rPr>
        <w:pPrChange w:id="23" w:author="Vicki Cornish" w:date="2019-06-12T13:50:00Z">
          <w:pPr>
            <w:jc w:val="center"/>
          </w:pPr>
        </w:pPrChange>
      </w:pPr>
    </w:p>
    <w:p w14:paraId="38E74D81" w14:textId="77777777" w:rsidR="00BC502B" w:rsidRPr="004C6604" w:rsidRDefault="00BC502B">
      <w:pPr>
        <w:spacing w:line="240" w:lineRule="auto"/>
        <w:rPr>
          <w:rFonts w:asciiTheme="minorHAnsi" w:hAnsiTheme="minorHAnsi"/>
          <w:b/>
        </w:rPr>
        <w:pPrChange w:id="24" w:author="Vicki Cornish" w:date="2019-06-12T13:50:00Z">
          <w:pPr/>
        </w:pPrChange>
      </w:pPr>
      <w:r w:rsidRPr="004C6604">
        <w:rPr>
          <w:rFonts w:asciiTheme="minorHAnsi" w:hAnsiTheme="minorHAnsi"/>
          <w:b/>
        </w:rPr>
        <w:br w:type="page"/>
      </w:r>
    </w:p>
    <w:p w14:paraId="1C95180B" w14:textId="06FF9279" w:rsidR="00BC502B" w:rsidRDefault="005A085F">
      <w:pPr>
        <w:spacing w:line="240" w:lineRule="auto"/>
        <w:rPr>
          <w:rFonts w:asciiTheme="minorHAnsi" w:hAnsiTheme="minorHAnsi"/>
          <w:b/>
        </w:rPr>
        <w:pPrChange w:id="25" w:author="Vicki Cornish" w:date="2019-06-12T13:50:00Z">
          <w:pPr/>
        </w:pPrChange>
      </w:pPr>
      <w:r>
        <w:rPr>
          <w:rFonts w:asciiTheme="minorHAnsi" w:hAnsiTheme="minorHAnsi"/>
          <w:b/>
        </w:rPr>
        <w:lastRenderedPageBreak/>
        <w:t>Table of Contents</w:t>
      </w:r>
    </w:p>
    <w:p w14:paraId="15A2E2E2" w14:textId="24E6B10D" w:rsidR="005A085F" w:rsidRDefault="005A085F">
      <w:pPr>
        <w:spacing w:line="240" w:lineRule="auto"/>
        <w:rPr>
          <w:rFonts w:asciiTheme="minorHAnsi" w:hAnsiTheme="minorHAnsi"/>
          <w:b/>
        </w:rPr>
        <w:pPrChange w:id="26" w:author="Vicki Cornish" w:date="2019-06-12T13:50:00Z">
          <w:pPr/>
        </w:pPrChange>
      </w:pPr>
    </w:p>
    <w:p w14:paraId="4122F4FF" w14:textId="3C5C5E20" w:rsidR="005A085F" w:rsidRPr="003F6197" w:rsidRDefault="005A085F">
      <w:pPr>
        <w:pStyle w:val="ListParagraph"/>
        <w:numPr>
          <w:ilvl w:val="0"/>
          <w:numId w:val="7"/>
        </w:numPr>
        <w:spacing w:line="240" w:lineRule="auto"/>
        <w:rPr>
          <w:ins w:id="27" w:author="Vicki Cornish" w:date="2019-06-12T12:11:00Z"/>
          <w:rFonts w:asciiTheme="minorHAnsi" w:hAnsiTheme="minorHAnsi"/>
          <w:rPrChange w:id="28" w:author="Vicki Cornish" w:date="2019-06-12T13:30:00Z">
            <w:rPr>
              <w:ins w:id="29" w:author="Vicki Cornish" w:date="2019-06-12T12:11:00Z"/>
              <w:rFonts w:asciiTheme="minorHAnsi" w:hAnsiTheme="minorHAnsi"/>
              <w:b/>
            </w:rPr>
          </w:rPrChange>
        </w:rPr>
        <w:pPrChange w:id="30" w:author="Vicki Cornish" w:date="2019-06-12T13:50:00Z">
          <w:pPr>
            <w:pStyle w:val="ListParagraph"/>
            <w:numPr>
              <w:numId w:val="7"/>
            </w:numPr>
            <w:ind w:left="420" w:hanging="420"/>
          </w:pPr>
        </w:pPrChange>
      </w:pPr>
      <w:r w:rsidRPr="003F6197">
        <w:rPr>
          <w:rFonts w:asciiTheme="minorHAnsi" w:hAnsiTheme="minorHAnsi"/>
          <w:rPrChange w:id="31" w:author="Vicki Cornish" w:date="2019-06-12T13:30:00Z">
            <w:rPr>
              <w:rFonts w:asciiTheme="minorHAnsi" w:hAnsiTheme="minorHAnsi"/>
              <w:b/>
            </w:rPr>
          </w:rPrChange>
        </w:rPr>
        <w:t>Color Editor</w:t>
      </w:r>
    </w:p>
    <w:p w14:paraId="07549733" w14:textId="53392AFC" w:rsidR="004D3894" w:rsidRPr="003F6197" w:rsidRDefault="004D3894">
      <w:pPr>
        <w:pStyle w:val="ListParagraph"/>
        <w:numPr>
          <w:ilvl w:val="0"/>
          <w:numId w:val="7"/>
        </w:numPr>
        <w:spacing w:line="240" w:lineRule="auto"/>
        <w:rPr>
          <w:rFonts w:asciiTheme="minorHAnsi" w:hAnsiTheme="minorHAnsi"/>
          <w:rPrChange w:id="32" w:author="Vicki Cornish" w:date="2019-06-12T13:30:00Z">
            <w:rPr>
              <w:rFonts w:asciiTheme="minorHAnsi" w:hAnsiTheme="minorHAnsi"/>
              <w:b/>
            </w:rPr>
          </w:rPrChange>
        </w:rPr>
        <w:pPrChange w:id="33" w:author="Vicki Cornish" w:date="2019-06-12T13:50:00Z">
          <w:pPr>
            <w:pStyle w:val="ListParagraph"/>
            <w:numPr>
              <w:numId w:val="7"/>
            </w:numPr>
            <w:ind w:left="420" w:hanging="420"/>
          </w:pPr>
        </w:pPrChange>
      </w:pPr>
      <w:ins w:id="34" w:author="Vicki Cornish" w:date="2019-06-12T12:11:00Z">
        <w:r w:rsidRPr="003F6197">
          <w:rPr>
            <w:rFonts w:asciiTheme="minorHAnsi" w:hAnsiTheme="minorHAnsi"/>
            <w:rPrChange w:id="35" w:author="Vicki Cornish" w:date="2019-06-12T13:30:00Z">
              <w:rPr>
                <w:rFonts w:asciiTheme="minorHAnsi" w:hAnsiTheme="minorHAnsi"/>
                <w:b/>
              </w:rPr>
            </w:rPrChange>
          </w:rPr>
          <w:t>Data Standardization</w:t>
        </w:r>
      </w:ins>
    </w:p>
    <w:p w14:paraId="3E93B848" w14:textId="3167621F" w:rsidR="0051445F" w:rsidRPr="003F6197" w:rsidRDefault="0051445F">
      <w:pPr>
        <w:pStyle w:val="ListParagraph"/>
        <w:numPr>
          <w:ilvl w:val="0"/>
          <w:numId w:val="7"/>
        </w:numPr>
        <w:spacing w:line="240" w:lineRule="auto"/>
        <w:rPr>
          <w:rFonts w:asciiTheme="minorHAnsi" w:hAnsiTheme="minorHAnsi"/>
          <w:rPrChange w:id="36" w:author="Vicki Cornish" w:date="2019-06-12T13:30:00Z">
            <w:rPr>
              <w:rFonts w:asciiTheme="minorHAnsi" w:hAnsiTheme="minorHAnsi"/>
              <w:b/>
            </w:rPr>
          </w:rPrChange>
        </w:rPr>
        <w:pPrChange w:id="37" w:author="Vicki Cornish" w:date="2019-06-12T13:50:00Z">
          <w:pPr>
            <w:pStyle w:val="ListParagraph"/>
            <w:numPr>
              <w:numId w:val="7"/>
            </w:numPr>
            <w:ind w:left="420" w:hanging="420"/>
          </w:pPr>
        </w:pPrChange>
      </w:pPr>
      <w:r w:rsidRPr="003F6197">
        <w:rPr>
          <w:rFonts w:asciiTheme="minorHAnsi" w:hAnsiTheme="minorHAnsi"/>
          <w:rPrChange w:id="38" w:author="Vicki Cornish" w:date="2019-06-12T13:30:00Z">
            <w:rPr>
              <w:rFonts w:asciiTheme="minorHAnsi" w:hAnsiTheme="minorHAnsi"/>
              <w:b/>
            </w:rPr>
          </w:rPrChange>
        </w:rPr>
        <w:t>References</w:t>
      </w:r>
    </w:p>
    <w:p w14:paraId="662C0C23" w14:textId="43163D0C" w:rsidR="00AF2AB4" w:rsidRPr="003F6197" w:rsidRDefault="00AF2AB4">
      <w:pPr>
        <w:pStyle w:val="ListParagraph"/>
        <w:numPr>
          <w:ilvl w:val="0"/>
          <w:numId w:val="7"/>
        </w:numPr>
        <w:spacing w:line="240" w:lineRule="auto"/>
        <w:rPr>
          <w:ins w:id="39" w:author="Vicki Cornish" w:date="2019-06-12T13:30:00Z"/>
          <w:rFonts w:asciiTheme="minorHAnsi" w:hAnsiTheme="minorHAnsi"/>
          <w:rPrChange w:id="40" w:author="Vicki Cornish" w:date="2019-06-12T13:30:00Z">
            <w:rPr>
              <w:ins w:id="41" w:author="Vicki Cornish" w:date="2019-06-12T13:30:00Z"/>
              <w:rFonts w:asciiTheme="minorHAnsi" w:hAnsiTheme="minorHAnsi"/>
              <w:b/>
            </w:rPr>
          </w:rPrChange>
        </w:rPr>
        <w:pPrChange w:id="42" w:author="Vicki Cornish" w:date="2019-06-12T13:50:00Z">
          <w:pPr>
            <w:pStyle w:val="ListParagraph"/>
            <w:numPr>
              <w:numId w:val="7"/>
            </w:numPr>
            <w:ind w:left="420" w:hanging="420"/>
          </w:pPr>
        </w:pPrChange>
      </w:pPr>
      <w:r w:rsidRPr="003F6197">
        <w:rPr>
          <w:rFonts w:asciiTheme="minorHAnsi" w:hAnsiTheme="minorHAnsi"/>
          <w:rPrChange w:id="43" w:author="Vicki Cornish" w:date="2019-06-12T13:30:00Z">
            <w:rPr>
              <w:rFonts w:asciiTheme="minorHAnsi" w:hAnsiTheme="minorHAnsi"/>
              <w:b/>
            </w:rPr>
          </w:rPrChange>
        </w:rPr>
        <w:t>Appendix</w:t>
      </w:r>
    </w:p>
    <w:p w14:paraId="43E5CFB3" w14:textId="4001C618" w:rsidR="00040631" w:rsidRPr="003F6197" w:rsidRDefault="00040631">
      <w:pPr>
        <w:pStyle w:val="ListParagraph"/>
        <w:numPr>
          <w:ilvl w:val="1"/>
          <w:numId w:val="7"/>
        </w:numPr>
        <w:spacing w:line="240" w:lineRule="auto"/>
        <w:rPr>
          <w:rFonts w:asciiTheme="minorHAnsi" w:hAnsiTheme="minorHAnsi"/>
          <w:rPrChange w:id="44" w:author="Vicki Cornish" w:date="2019-06-12T13:30:00Z">
            <w:rPr>
              <w:rFonts w:asciiTheme="minorHAnsi" w:hAnsiTheme="minorHAnsi"/>
              <w:b/>
            </w:rPr>
          </w:rPrChange>
        </w:rPr>
        <w:pPrChange w:id="45" w:author="Vicki Cornish" w:date="2019-06-12T13:50:00Z">
          <w:pPr>
            <w:pStyle w:val="ListParagraph"/>
            <w:numPr>
              <w:numId w:val="7"/>
            </w:numPr>
            <w:ind w:left="420" w:hanging="420"/>
          </w:pPr>
        </w:pPrChange>
      </w:pPr>
      <w:ins w:id="46" w:author="Vicki Cornish" w:date="2019-06-12T13:30:00Z">
        <w:r w:rsidRPr="003F6197">
          <w:rPr>
            <w:rFonts w:asciiTheme="minorHAnsi" w:hAnsiTheme="minorHAnsi"/>
            <w:rPrChange w:id="47" w:author="Vicki Cornish" w:date="2019-06-12T13:30:00Z">
              <w:rPr>
                <w:rFonts w:asciiTheme="minorHAnsi" w:hAnsiTheme="minorHAnsi"/>
                <w:b/>
              </w:rPr>
            </w:rPrChange>
          </w:rPr>
          <w:t>Description of Terms</w:t>
        </w:r>
      </w:ins>
    </w:p>
    <w:p w14:paraId="10984785" w14:textId="368A7E9D" w:rsidR="00BA04B9" w:rsidRDefault="00BA04B9">
      <w:pPr>
        <w:spacing w:line="240" w:lineRule="auto"/>
        <w:rPr>
          <w:rFonts w:asciiTheme="minorHAnsi" w:hAnsiTheme="minorHAnsi"/>
          <w:b/>
        </w:rPr>
        <w:pPrChange w:id="48" w:author="Vicki Cornish" w:date="2019-06-12T13:50:00Z">
          <w:pPr/>
        </w:pPrChange>
      </w:pPr>
    </w:p>
    <w:p w14:paraId="7A2827D8" w14:textId="4CD7F08E" w:rsidR="00BA04B9" w:rsidRDefault="00BA04B9">
      <w:pPr>
        <w:spacing w:line="240" w:lineRule="auto"/>
        <w:rPr>
          <w:rFonts w:asciiTheme="minorHAnsi" w:hAnsiTheme="minorHAnsi"/>
          <w:b/>
        </w:rPr>
        <w:pPrChange w:id="49" w:author="Vicki Cornish" w:date="2019-06-12T13:50:00Z">
          <w:pPr/>
        </w:pPrChange>
      </w:pPr>
    </w:p>
    <w:p w14:paraId="13346522" w14:textId="5C189241" w:rsidR="00BA04B9" w:rsidRDefault="00BA04B9">
      <w:pPr>
        <w:spacing w:line="240" w:lineRule="auto"/>
        <w:rPr>
          <w:rFonts w:asciiTheme="minorHAnsi" w:hAnsiTheme="minorHAnsi"/>
          <w:b/>
        </w:rPr>
        <w:pPrChange w:id="50" w:author="Vicki Cornish" w:date="2019-06-12T13:50:00Z">
          <w:pPr/>
        </w:pPrChange>
      </w:pPr>
    </w:p>
    <w:p w14:paraId="2A09F484" w14:textId="6FDB9828" w:rsidR="00BA04B9" w:rsidRPr="004C6604" w:rsidRDefault="00BA04B9">
      <w:pPr>
        <w:spacing w:line="240" w:lineRule="auto"/>
        <w:rPr>
          <w:rFonts w:asciiTheme="minorHAnsi" w:hAnsiTheme="minorHAnsi"/>
          <w:b/>
        </w:rPr>
        <w:pPrChange w:id="51" w:author="Vicki Cornish" w:date="2019-06-12T13:50:00Z">
          <w:pPr/>
        </w:pPrChange>
      </w:pPr>
    </w:p>
    <w:p w14:paraId="07B61798" w14:textId="0DB7659A" w:rsidR="00BC502B" w:rsidRPr="004C6604" w:rsidRDefault="00BC502B">
      <w:pPr>
        <w:spacing w:line="240" w:lineRule="auto"/>
        <w:rPr>
          <w:rFonts w:asciiTheme="minorHAnsi" w:hAnsiTheme="minorHAnsi"/>
          <w:b/>
        </w:rPr>
        <w:pPrChange w:id="52" w:author="Vicki Cornish" w:date="2019-06-12T13:50:00Z">
          <w:pPr/>
        </w:pPrChange>
      </w:pPr>
      <w:r w:rsidRPr="004C6604">
        <w:rPr>
          <w:rFonts w:asciiTheme="minorHAnsi" w:hAnsiTheme="minorHAnsi"/>
          <w:b/>
        </w:rPr>
        <w:br w:type="page"/>
      </w:r>
    </w:p>
    <w:p w14:paraId="74E0E40C" w14:textId="3EA39EE7" w:rsidR="00BB38DC" w:rsidRPr="00EC3DE2" w:rsidRDefault="0067205F">
      <w:pPr>
        <w:pStyle w:val="ListParagraph"/>
        <w:numPr>
          <w:ilvl w:val="0"/>
          <w:numId w:val="17"/>
        </w:numPr>
        <w:spacing w:line="240" w:lineRule="auto"/>
        <w:rPr>
          <w:rFonts w:asciiTheme="minorHAnsi" w:hAnsiTheme="minorHAnsi"/>
          <w:b/>
        </w:rPr>
        <w:pPrChange w:id="53" w:author="Vicki Cornish" w:date="2019-06-12T13:50:00Z">
          <w:pPr>
            <w:pStyle w:val="ListParagraph"/>
            <w:numPr>
              <w:numId w:val="13"/>
            </w:numPr>
            <w:ind w:left="420" w:hanging="420"/>
          </w:pPr>
        </w:pPrChange>
      </w:pPr>
      <w:r w:rsidRPr="004C6604">
        <w:rPr>
          <w:rFonts w:asciiTheme="minorHAnsi" w:hAnsiTheme="minorHAnsi"/>
          <w:b/>
        </w:rPr>
        <w:lastRenderedPageBreak/>
        <w:t>C</w:t>
      </w:r>
      <w:r w:rsidR="00BB38DC" w:rsidRPr="00EC3DE2">
        <w:rPr>
          <w:rFonts w:asciiTheme="minorHAnsi" w:hAnsiTheme="minorHAnsi"/>
          <w:b/>
        </w:rPr>
        <w:t>olor editor</w:t>
      </w:r>
    </w:p>
    <w:p w14:paraId="30DF1258" w14:textId="04BB276F" w:rsidR="00F72286" w:rsidRPr="00EC3DE2" w:rsidDel="004E3D46" w:rsidRDefault="00BB38DC">
      <w:pPr>
        <w:spacing w:line="240" w:lineRule="auto"/>
        <w:ind w:left="450"/>
        <w:rPr>
          <w:del w:id="54" w:author="Vicki Cornish" w:date="2019-06-12T13:36:00Z"/>
          <w:rFonts w:asciiTheme="minorHAnsi" w:hAnsiTheme="minorHAnsi"/>
        </w:rPr>
        <w:pPrChange w:id="55" w:author="Vicki Cornish" w:date="2019-06-12T13:50:00Z">
          <w:pPr/>
        </w:pPrChange>
      </w:pPr>
      <w:r w:rsidRPr="00EC3DE2">
        <w:rPr>
          <w:rFonts w:asciiTheme="minorHAnsi" w:hAnsiTheme="minorHAnsi"/>
        </w:rPr>
        <w:t xml:space="preserve">The purpose of the color editor is to allow the user to select preferred colors for the layout of the tree. </w:t>
      </w:r>
      <w:r w:rsidR="00801B6C" w:rsidRPr="00EC3DE2">
        <w:rPr>
          <w:rFonts w:asciiTheme="minorHAnsi" w:hAnsiTheme="minorHAnsi"/>
        </w:rPr>
        <w:t>When T-BAS creates a tree it randomly assigns colors to attributes from all colors in the spectrum. For each attribute</w:t>
      </w:r>
      <w:r w:rsidR="00A877BE">
        <w:rPr>
          <w:rFonts w:asciiTheme="minorHAnsi" w:hAnsiTheme="minorHAnsi"/>
        </w:rPr>
        <w:t>,</w:t>
      </w:r>
      <w:r w:rsidR="00801B6C" w:rsidRPr="00EC3DE2">
        <w:rPr>
          <w:rFonts w:asciiTheme="minorHAnsi" w:hAnsiTheme="minorHAnsi"/>
        </w:rPr>
        <w:t xml:space="preserve"> the rows in the legend are arranged by color so that </w:t>
      </w:r>
      <w:r w:rsidR="00432762">
        <w:rPr>
          <w:rFonts w:asciiTheme="minorHAnsi" w:hAnsiTheme="minorHAnsi"/>
        </w:rPr>
        <w:t>the user</w:t>
      </w:r>
      <w:r w:rsidR="00432762" w:rsidRPr="00EC3DE2">
        <w:rPr>
          <w:rFonts w:asciiTheme="minorHAnsi" w:hAnsiTheme="minorHAnsi"/>
        </w:rPr>
        <w:t xml:space="preserve"> </w:t>
      </w:r>
      <w:r w:rsidR="00801B6C" w:rsidRPr="00EC3DE2">
        <w:rPr>
          <w:rFonts w:asciiTheme="minorHAnsi" w:hAnsiTheme="minorHAnsi"/>
        </w:rPr>
        <w:t>can find the label of a color by looking in the legend. The colors can be changed in the color editor. However, the order of entries in the legend remains as for the original colors assigned.</w:t>
      </w:r>
      <w:r w:rsidR="009E2E59">
        <w:rPr>
          <w:rFonts w:asciiTheme="minorHAnsi" w:hAnsiTheme="minorHAnsi"/>
        </w:rPr>
        <w:t xml:space="preserve"> There is no limit to how</w:t>
      </w:r>
      <w:r w:rsidR="009E2E59" w:rsidRPr="008577D9">
        <w:rPr>
          <w:rFonts w:asciiTheme="minorHAnsi" w:hAnsiTheme="minorHAnsi"/>
        </w:rPr>
        <w:t xml:space="preserve"> many values or attributes </w:t>
      </w:r>
      <w:r w:rsidR="009E2E59">
        <w:rPr>
          <w:rFonts w:asciiTheme="minorHAnsi" w:hAnsiTheme="minorHAnsi"/>
        </w:rPr>
        <w:t>can be edited</w:t>
      </w:r>
      <w:r w:rsidR="009E2E59" w:rsidRPr="008577D9">
        <w:rPr>
          <w:rFonts w:asciiTheme="minorHAnsi" w:hAnsiTheme="minorHAnsi"/>
        </w:rPr>
        <w:t>.</w:t>
      </w:r>
    </w:p>
    <w:p w14:paraId="4F0456C2" w14:textId="77A5DE6F" w:rsidR="00F72286" w:rsidRPr="00EC3DE2" w:rsidRDefault="00F72286">
      <w:pPr>
        <w:spacing w:line="240" w:lineRule="auto"/>
        <w:ind w:left="450"/>
        <w:rPr>
          <w:rFonts w:asciiTheme="minorHAnsi" w:hAnsiTheme="minorHAnsi"/>
        </w:rPr>
        <w:pPrChange w:id="56" w:author="Vicki Cornish" w:date="2019-06-12T13:50:00Z">
          <w:pPr/>
        </w:pPrChange>
      </w:pPr>
    </w:p>
    <w:p w14:paraId="6A78F2E1" w14:textId="7557F8A0" w:rsidR="00F72286" w:rsidRPr="00EC3DE2" w:rsidRDefault="00801B6C">
      <w:pPr>
        <w:spacing w:line="240" w:lineRule="auto"/>
        <w:ind w:left="450"/>
        <w:rPr>
          <w:rFonts w:asciiTheme="minorHAnsi" w:hAnsiTheme="minorHAnsi"/>
        </w:rPr>
        <w:pPrChange w:id="57" w:author="Vicki Cornish" w:date="2019-06-12T13:50:00Z">
          <w:pPr/>
        </w:pPrChange>
      </w:pPr>
      <w:r w:rsidRPr="00EC3DE2">
        <w:rPr>
          <w:rFonts w:asciiTheme="minorHAnsi" w:hAnsiTheme="minorHAnsi"/>
        </w:rPr>
        <w:t>To change the colors</w:t>
      </w:r>
      <w:r w:rsidR="00A877BE">
        <w:rPr>
          <w:rFonts w:asciiTheme="minorHAnsi" w:hAnsiTheme="minorHAnsi"/>
        </w:rPr>
        <w:t>,</w:t>
      </w:r>
      <w:r w:rsidRPr="00EC3DE2">
        <w:rPr>
          <w:rFonts w:asciiTheme="minorHAnsi" w:hAnsiTheme="minorHAnsi"/>
        </w:rPr>
        <w:t xml:space="preserve"> click the color editor button and the color editor window will pop up. </w:t>
      </w:r>
    </w:p>
    <w:p w14:paraId="3D0A7FB3" w14:textId="353FB93D" w:rsidR="00F72286" w:rsidRPr="008109FB" w:rsidRDefault="003A321D">
      <w:pPr>
        <w:spacing w:line="240" w:lineRule="auto"/>
        <w:rPr>
          <w:rFonts w:asciiTheme="minorHAnsi" w:hAnsiTheme="minorHAnsi"/>
        </w:rPr>
        <w:pPrChange w:id="58" w:author="Vicki Cornish" w:date="2019-06-12T13:50:00Z">
          <w:pPr/>
        </w:pPrChange>
      </w:pPr>
      <w:r>
        <w:rPr>
          <w:rFonts w:asciiTheme="minorHAnsi" w:hAnsiTheme="minorHAnsi"/>
          <w:noProof/>
          <w:lang w:eastAsia="en-US" w:bidi="ar-SA"/>
        </w:rPr>
        <mc:AlternateContent>
          <mc:Choice Requires="wpg">
            <w:drawing>
              <wp:anchor distT="0" distB="0" distL="114300" distR="114300" simplePos="0" relativeHeight="251721216" behindDoc="0" locked="0" layoutInCell="1" allowOverlap="1" wp14:anchorId="68B21879" wp14:editId="21D1AC2F">
                <wp:simplePos x="0" y="0"/>
                <wp:positionH relativeFrom="column">
                  <wp:posOffset>153969</wp:posOffset>
                </wp:positionH>
                <wp:positionV relativeFrom="paragraph">
                  <wp:posOffset>5715</wp:posOffset>
                </wp:positionV>
                <wp:extent cx="5590988" cy="3218180"/>
                <wp:effectExtent l="0" t="0" r="0" b="7620"/>
                <wp:wrapThrough wrapText="bothSides">
                  <wp:wrapPolygon edited="0">
                    <wp:start x="589" y="0"/>
                    <wp:lineTo x="0" y="1193"/>
                    <wp:lineTo x="0" y="1534"/>
                    <wp:lineTo x="589" y="2728"/>
                    <wp:lineTo x="589" y="21481"/>
                    <wp:lineTo x="21492" y="21481"/>
                    <wp:lineTo x="21492" y="0"/>
                    <wp:lineTo x="589" y="0"/>
                  </wp:wrapPolygon>
                </wp:wrapThrough>
                <wp:docPr id="68" name="Group 68"/>
                <wp:cNvGraphicFramePr/>
                <a:graphic xmlns:a="http://schemas.openxmlformats.org/drawingml/2006/main">
                  <a:graphicData uri="http://schemas.microsoft.com/office/word/2010/wordprocessingGroup">
                    <wpg:wgp>
                      <wpg:cNvGrpSpPr/>
                      <wpg:grpSpPr>
                        <a:xfrm>
                          <a:off x="0" y="0"/>
                          <a:ext cx="5590988" cy="3218180"/>
                          <a:chOff x="0" y="0"/>
                          <a:chExt cx="5590988" cy="3218180"/>
                        </a:xfrm>
                      </wpg:grpSpPr>
                      <pic:pic xmlns:pic="http://schemas.openxmlformats.org/drawingml/2006/picture">
                        <pic:nvPicPr>
                          <pic:cNvPr id="6" name="Picture 6" descr="TBAS%20v2.1%20User%20Manual%20Color%20Editor1.png"/>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06188" y="0"/>
                            <a:ext cx="5384800" cy="3218180"/>
                          </a:xfrm>
                          <a:prstGeom prst="rect">
                            <a:avLst/>
                          </a:prstGeom>
                          <a:noFill/>
                          <a:ln>
                            <a:noFill/>
                          </a:ln>
                        </pic:spPr>
                      </pic:pic>
                      <wps:wsp>
                        <wps:cNvPr id="67" name="Straight Arrow Connector 67"/>
                        <wps:cNvCnPr/>
                        <wps:spPr>
                          <a:xfrm>
                            <a:off x="0" y="188259"/>
                            <a:ext cx="269227"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8FABF9" id="Group 68" o:spid="_x0000_s1026" style="position:absolute;margin-left:12.1pt;margin-top:.45pt;width:440.25pt;height:253.4pt;z-index:251721216" coordsize="5590988,32181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TBAS%20v2.1%20User%20Manual%20Color%20Editor1.png" style="position:absolute;left:206188;width:5384800;height:321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D&#10;QP7BAAAA2gAAAA8AAABkcnMvZG93bnJldi54bWxEj82qwjAUhPeC7xCO4E5Trxcp1ShyRdGdv7g9&#10;Nse22JyUJmp9+xtBcDnMzDfMZNaYUjyodoVlBYN+BII4tbrgTMHxsOzFIJxH1lhaJgUvcjCbtlsT&#10;TLR98o4ee5+JAGGXoILc+yqR0qU5GXR9WxEH72prgz7IOpO6xmeAm1L+RNFIGiw4LORY0V9O6W1/&#10;NwqG8Tk9bZdmt12sfqPF8FKezWagVLfTzMcgPDX+G/6011rBCN5Xwg2Q0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bDQP7BAAAA2gAAAA8AAAAAAAAAAAAAAAAAnAIAAGRy&#10;cy9kb3ducmV2LnhtbFBLBQYAAAAABAAEAPcAAACKAwAAAAA=&#10;">
                  <v:imagedata r:id="rId7" o:title="TBAS%20v2.1%20User%20Manual%20Color%20Editor1.png"/>
                  <v:path arrowok="t"/>
                  <o:lock v:ext="edit" aspectratio="f"/>
                </v:shape>
                <v:shapetype id="_x0000_t32" coordsize="21600,21600" o:spt="32" o:oned="t" path="m0,0l21600,21600e" filled="f">
                  <v:path arrowok="t" fillok="f" o:connecttype="none"/>
                  <o:lock v:ext="edit" shapetype="t"/>
                </v:shapetype>
                <v:shape id="Straight Arrow Connector 67" o:spid="_x0000_s1028" type="#_x0000_t32" style="position:absolute;top:188259;width:269227;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cVwccAAADbAAAADwAAAGRycy9kb3ducmV2LnhtbESPQWvCQBSE74L/YXmCF6mbSokxdRUR&#10;C7XQQ61QvD2yr0kw+3abXWPqr+8WCj0OM/MNs1z3phEdtb62rOB+moAgLqyuuVRwfH+6y0D4gKyx&#10;sUwKvsnDejUcLDHX9spv1B1CKSKEfY4KqhBcLqUvKjLop9YRR+/TtgZDlG0pdYvXCDeNnCVJKg3W&#10;HBcqdLStqDgfLkbBIsv67sPNH267kB7dy+w0ef3aKzUe9ZtHEIH68B/+az9rBekcfr/EHyBX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ttxXBxwAAANsAAAAPAAAAAAAA&#10;AAAAAAAAAKECAABkcnMvZG93bnJldi54bWxQSwUGAAAAAAQABAD5AAAAlQMAAAAA&#10;" strokecolor="red" strokeweight="2.25pt">
                  <v:stroke endarrow="block" endcap="round"/>
                </v:shape>
                <w10:wrap type="through"/>
              </v:group>
            </w:pict>
          </mc:Fallback>
        </mc:AlternateContent>
      </w:r>
      <w:del w:id="59" w:author="Vicki Cornish" w:date="2019-06-12T16:31:00Z">
        <w:r w:rsidDel="003A321D">
          <w:rPr>
            <w:rFonts w:asciiTheme="minorHAnsi" w:hAnsiTheme="minorHAnsi"/>
            <w:noProof/>
            <w:lang w:eastAsia="en-US" w:bidi="ar-SA"/>
            <w:rPrChange w:id="60" w:author="Unknown">
              <w:rPr>
                <w:noProof/>
                <w:lang w:eastAsia="en-US" w:bidi="ar-SA"/>
              </w:rPr>
            </w:rPrChange>
          </w:rPr>
          <mc:AlternateContent>
            <mc:Choice Requires="wps">
              <w:drawing>
                <wp:anchor distT="0" distB="0" distL="114300" distR="114300" simplePos="0" relativeHeight="251594240" behindDoc="0" locked="0" layoutInCell="1" allowOverlap="1" wp14:anchorId="111A2579" wp14:editId="71DF66DC">
                  <wp:simplePos x="0" y="0"/>
                  <wp:positionH relativeFrom="column">
                    <wp:posOffset>158451</wp:posOffset>
                  </wp:positionH>
                  <wp:positionV relativeFrom="paragraph">
                    <wp:posOffset>238683</wp:posOffset>
                  </wp:positionV>
                  <wp:extent cx="216535" cy="127635"/>
                  <wp:effectExtent l="0" t="25400" r="62865" b="50165"/>
                  <wp:wrapThrough wrapText="bothSides">
                    <wp:wrapPolygon edited="0">
                      <wp:start x="7601" y="-4299"/>
                      <wp:lineTo x="0" y="0"/>
                      <wp:lineTo x="0" y="17194"/>
                      <wp:lineTo x="7601" y="25791"/>
                      <wp:lineTo x="25337" y="25791"/>
                      <wp:lineTo x="25337" y="-4299"/>
                      <wp:lineTo x="7601" y="-4299"/>
                    </wp:wrapPolygon>
                  </wp:wrapThrough>
                  <wp:docPr id="7" name="Right Arrow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 cy="12763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DBD9E3"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12.5pt;margin-top:18.8pt;width:17.05pt;height:10.05pt;z-index:2515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" adj="15234" fillcolor="red" strokecolor="red" strokeweight="1.25pt">
                  <v:stroke endcap="round"/>
                  <v:path arrowok="t"/>
                  <w10:wrap type="through"/>
                </v:shape>
              </w:pict>
            </mc:Fallback>
          </mc:AlternateContent>
        </w:r>
      </w:del>
    </w:p>
    <w:p w14:paraId="3429694A" w14:textId="0FE1245A" w:rsidR="00114C48" w:rsidDel="00593EFA" w:rsidRDefault="00114C48">
      <w:pPr>
        <w:spacing w:line="240" w:lineRule="auto"/>
        <w:ind w:left="450"/>
        <w:rPr>
          <w:del w:id="61" w:author="Vicki Cornish" w:date="2019-06-12T13:37:00Z"/>
          <w:rFonts w:asciiTheme="minorHAnsi" w:hAnsiTheme="minorHAnsi"/>
        </w:rPr>
        <w:pPrChange w:id="62" w:author="Vicki Cornish" w:date="2019-06-12T13:50:00Z">
          <w:pPr/>
        </w:pPrChange>
      </w:pPr>
    </w:p>
    <w:p w14:paraId="4DD06F89" w14:textId="77777777" w:rsidR="00593EFA" w:rsidRDefault="00593EFA">
      <w:pPr>
        <w:spacing w:line="240" w:lineRule="auto"/>
        <w:rPr>
          <w:ins w:id="63" w:author="Vicki Cornish" w:date="2019-06-12T13:50:00Z"/>
          <w:rFonts w:asciiTheme="minorHAnsi" w:hAnsiTheme="minorHAnsi"/>
        </w:rPr>
        <w:pPrChange w:id="64" w:author="Vicki Cornish" w:date="2019-06-12T13:50:00Z">
          <w:pPr/>
        </w:pPrChange>
      </w:pPr>
    </w:p>
    <w:p w14:paraId="2B968D99" w14:textId="77777777" w:rsidR="00593EFA" w:rsidRDefault="00593EFA">
      <w:pPr>
        <w:spacing w:line="240" w:lineRule="auto"/>
        <w:rPr>
          <w:ins w:id="65" w:author="Vicki Cornish" w:date="2019-06-12T13:50:00Z"/>
          <w:rFonts w:asciiTheme="minorHAnsi" w:hAnsiTheme="minorHAnsi"/>
        </w:rPr>
        <w:pPrChange w:id="66" w:author="Vicki Cornish" w:date="2019-06-12T13:50:00Z">
          <w:pPr/>
        </w:pPrChange>
      </w:pPr>
    </w:p>
    <w:p w14:paraId="49C2F3FC" w14:textId="77777777" w:rsidR="00593EFA" w:rsidRDefault="00593EFA">
      <w:pPr>
        <w:spacing w:line="240" w:lineRule="auto"/>
        <w:rPr>
          <w:ins w:id="67" w:author="Vicki Cornish" w:date="2019-06-12T13:50:00Z"/>
          <w:rFonts w:asciiTheme="minorHAnsi" w:hAnsiTheme="minorHAnsi"/>
        </w:rPr>
        <w:pPrChange w:id="68" w:author="Vicki Cornish" w:date="2019-06-12T13:50:00Z">
          <w:pPr/>
        </w:pPrChange>
      </w:pPr>
    </w:p>
    <w:p w14:paraId="5716D660" w14:textId="77777777" w:rsidR="00593EFA" w:rsidRDefault="00593EFA">
      <w:pPr>
        <w:spacing w:line="240" w:lineRule="auto"/>
        <w:rPr>
          <w:ins w:id="69" w:author="Vicki Cornish" w:date="2019-06-12T13:50:00Z"/>
          <w:rFonts w:asciiTheme="minorHAnsi" w:hAnsiTheme="minorHAnsi"/>
        </w:rPr>
        <w:pPrChange w:id="70" w:author="Vicki Cornish" w:date="2019-06-12T13:50:00Z">
          <w:pPr/>
        </w:pPrChange>
      </w:pPr>
    </w:p>
    <w:p w14:paraId="222AF3D3" w14:textId="77777777" w:rsidR="00593EFA" w:rsidRDefault="00593EFA">
      <w:pPr>
        <w:spacing w:line="240" w:lineRule="auto"/>
        <w:rPr>
          <w:ins w:id="71" w:author="Vicki Cornish" w:date="2019-06-12T13:50:00Z"/>
          <w:rFonts w:asciiTheme="minorHAnsi" w:hAnsiTheme="minorHAnsi"/>
        </w:rPr>
        <w:pPrChange w:id="72" w:author="Vicki Cornish" w:date="2019-06-12T13:50:00Z">
          <w:pPr/>
        </w:pPrChange>
      </w:pPr>
    </w:p>
    <w:p w14:paraId="64D89C0C" w14:textId="77777777" w:rsidR="00593EFA" w:rsidRDefault="00593EFA">
      <w:pPr>
        <w:spacing w:line="240" w:lineRule="auto"/>
        <w:rPr>
          <w:ins w:id="73" w:author="Vicki Cornish" w:date="2019-06-12T13:50:00Z"/>
          <w:rFonts w:asciiTheme="minorHAnsi" w:hAnsiTheme="minorHAnsi"/>
        </w:rPr>
        <w:pPrChange w:id="74" w:author="Vicki Cornish" w:date="2019-06-12T13:50:00Z">
          <w:pPr/>
        </w:pPrChange>
      </w:pPr>
    </w:p>
    <w:p w14:paraId="64E7739D" w14:textId="77777777" w:rsidR="00593EFA" w:rsidRDefault="00593EFA">
      <w:pPr>
        <w:spacing w:line="240" w:lineRule="auto"/>
        <w:rPr>
          <w:ins w:id="75" w:author="Vicki Cornish" w:date="2019-06-12T13:50:00Z"/>
          <w:rFonts w:asciiTheme="minorHAnsi" w:hAnsiTheme="minorHAnsi"/>
        </w:rPr>
        <w:pPrChange w:id="76" w:author="Vicki Cornish" w:date="2019-06-12T13:50:00Z">
          <w:pPr/>
        </w:pPrChange>
      </w:pPr>
    </w:p>
    <w:p w14:paraId="1E4B4686" w14:textId="77777777" w:rsidR="00593EFA" w:rsidRDefault="00593EFA">
      <w:pPr>
        <w:spacing w:line="240" w:lineRule="auto"/>
        <w:rPr>
          <w:ins w:id="77" w:author="Vicki Cornish" w:date="2019-06-12T13:50:00Z"/>
          <w:rFonts w:asciiTheme="minorHAnsi" w:hAnsiTheme="minorHAnsi"/>
        </w:rPr>
        <w:pPrChange w:id="78" w:author="Vicki Cornish" w:date="2019-06-12T13:50:00Z">
          <w:pPr/>
        </w:pPrChange>
      </w:pPr>
    </w:p>
    <w:p w14:paraId="48DD3927" w14:textId="77777777" w:rsidR="00593EFA" w:rsidRDefault="00593EFA">
      <w:pPr>
        <w:spacing w:line="240" w:lineRule="auto"/>
        <w:rPr>
          <w:ins w:id="79" w:author="Vicki Cornish" w:date="2019-06-12T13:50:00Z"/>
          <w:rFonts w:asciiTheme="minorHAnsi" w:hAnsiTheme="minorHAnsi"/>
        </w:rPr>
        <w:pPrChange w:id="80" w:author="Vicki Cornish" w:date="2019-06-12T13:50:00Z">
          <w:pPr/>
        </w:pPrChange>
      </w:pPr>
    </w:p>
    <w:p w14:paraId="69E66907" w14:textId="77777777" w:rsidR="00593EFA" w:rsidRDefault="00593EFA">
      <w:pPr>
        <w:spacing w:line="240" w:lineRule="auto"/>
        <w:rPr>
          <w:ins w:id="81" w:author="Vicki Cornish" w:date="2019-06-12T13:50:00Z"/>
          <w:rFonts w:asciiTheme="minorHAnsi" w:hAnsiTheme="minorHAnsi"/>
        </w:rPr>
        <w:pPrChange w:id="82" w:author="Vicki Cornish" w:date="2019-06-12T13:50:00Z">
          <w:pPr/>
        </w:pPrChange>
      </w:pPr>
    </w:p>
    <w:p w14:paraId="71F862F0" w14:textId="77777777" w:rsidR="00593EFA" w:rsidRDefault="00593EFA">
      <w:pPr>
        <w:spacing w:line="240" w:lineRule="auto"/>
        <w:ind w:left="450"/>
        <w:rPr>
          <w:ins w:id="83" w:author="Vicki Cornish" w:date="2019-06-12T13:51:00Z"/>
          <w:rFonts w:asciiTheme="minorHAnsi" w:hAnsiTheme="minorHAnsi"/>
        </w:rPr>
        <w:pPrChange w:id="84" w:author="Vicki Cornish" w:date="2019-06-12T13:50:00Z">
          <w:pPr/>
        </w:pPrChange>
      </w:pPr>
    </w:p>
    <w:p w14:paraId="1FDBFA71" w14:textId="3545FA2F" w:rsidR="0004710D" w:rsidRPr="008577D9" w:rsidRDefault="0004710D">
      <w:pPr>
        <w:spacing w:line="240" w:lineRule="auto"/>
        <w:ind w:left="450"/>
        <w:rPr>
          <w:rFonts w:asciiTheme="minorHAnsi" w:hAnsiTheme="minorHAnsi"/>
        </w:rPr>
        <w:pPrChange w:id="85" w:author="Vicki Cornish" w:date="2019-06-12T13:50:00Z">
          <w:pPr/>
        </w:pPrChange>
      </w:pPr>
      <w:del w:id="86" w:author="Vicki Cornish" w:date="2019-06-12T13:37:00Z">
        <w:r w:rsidDel="004E3D46">
          <w:rPr>
            <w:rFonts w:asciiTheme="minorHAnsi" w:hAnsiTheme="minorHAnsi"/>
          </w:rPr>
          <w:delText>T</w:delText>
        </w:r>
      </w:del>
      <w:ins w:id="87" w:author="Vicki Cornish" w:date="2019-06-12T13:37:00Z">
        <w:r w:rsidR="004E3D46">
          <w:rPr>
            <w:rFonts w:asciiTheme="minorHAnsi" w:hAnsiTheme="minorHAnsi"/>
          </w:rPr>
          <w:t>T</w:t>
        </w:r>
      </w:ins>
      <w:r>
        <w:rPr>
          <w:rFonts w:asciiTheme="minorHAnsi" w:hAnsiTheme="minorHAnsi"/>
        </w:rPr>
        <w:t>here are two ways to change the colors. Colors can be selected on the color bars or inputting a known hex color value</w:t>
      </w:r>
      <w:r w:rsidRPr="008577D9">
        <w:rPr>
          <w:rFonts w:asciiTheme="minorHAnsi" w:hAnsiTheme="minorHAnsi"/>
        </w:rPr>
        <w:t xml:space="preserve">. </w:t>
      </w:r>
    </w:p>
    <w:p w14:paraId="2B40CC26" w14:textId="77695433" w:rsidR="0004710D" w:rsidDel="004E3D46" w:rsidRDefault="003A321D">
      <w:pPr>
        <w:spacing w:line="240" w:lineRule="auto"/>
        <w:rPr>
          <w:del w:id="88" w:author="Vicki Cornish" w:date="2019-06-12T13:37:00Z"/>
          <w:rFonts w:asciiTheme="minorHAnsi" w:hAnsiTheme="minorHAnsi"/>
        </w:rPr>
        <w:pPrChange w:id="89" w:author="Vicki Cornish" w:date="2019-06-12T13:50:00Z">
          <w:pPr/>
        </w:pPrChange>
      </w:pPr>
      <w:r>
        <w:rPr>
          <w:rFonts w:asciiTheme="minorHAnsi" w:hAnsiTheme="minorHAnsi"/>
          <w:noProof/>
          <w:lang w:eastAsia="en-US" w:bidi="ar-SA"/>
        </w:rPr>
        <mc:AlternateContent>
          <mc:Choice Requires="wpg">
            <w:drawing>
              <wp:anchor distT="0" distB="0" distL="114300" distR="114300" simplePos="0" relativeHeight="251718144" behindDoc="0" locked="0" layoutInCell="1" allowOverlap="1" wp14:anchorId="1ED024D6" wp14:editId="2279EDC6">
                <wp:simplePos x="0" y="0"/>
                <wp:positionH relativeFrom="column">
                  <wp:posOffset>296545</wp:posOffset>
                </wp:positionH>
                <wp:positionV relativeFrom="paragraph">
                  <wp:posOffset>697865</wp:posOffset>
                </wp:positionV>
                <wp:extent cx="2413635" cy="1587500"/>
                <wp:effectExtent l="0" t="0" r="0" b="12700"/>
                <wp:wrapThrough wrapText="bothSides">
                  <wp:wrapPolygon edited="0">
                    <wp:start x="9774" y="0"/>
                    <wp:lineTo x="0" y="1037"/>
                    <wp:lineTo x="0" y="21427"/>
                    <wp:lineTo x="21367" y="21427"/>
                    <wp:lineTo x="21367" y="1037"/>
                    <wp:lineTo x="10911" y="0"/>
                    <wp:lineTo x="9774" y="0"/>
                  </wp:wrapPolygon>
                </wp:wrapThrough>
                <wp:docPr id="66" name="Group 66"/>
                <wp:cNvGraphicFramePr/>
                <a:graphic xmlns:a="http://schemas.openxmlformats.org/drawingml/2006/main">
                  <a:graphicData uri="http://schemas.microsoft.com/office/word/2010/wordprocessingGroup">
                    <wpg:wgp>
                      <wpg:cNvGrpSpPr/>
                      <wpg:grpSpPr>
                        <a:xfrm>
                          <a:off x="0" y="0"/>
                          <a:ext cx="2413635" cy="1587500"/>
                          <a:chOff x="0" y="0"/>
                          <a:chExt cx="2413635" cy="1587761"/>
                        </a:xfrm>
                      </wpg:grpSpPr>
                      <pic:pic xmlns:pic="http://schemas.openxmlformats.org/drawingml/2006/picture">
                        <pic:nvPicPr>
                          <pic:cNvPr id="10" name="Picture 10" descr="../Desktop/TBAS%20v2.1%20User%20Manual%20Color%20Editor2.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07576"/>
                            <a:ext cx="2413635" cy="1480185"/>
                          </a:xfrm>
                          <a:prstGeom prst="rect">
                            <a:avLst/>
                          </a:prstGeom>
                          <a:noFill/>
                          <a:ln>
                            <a:noFill/>
                          </a:ln>
                        </pic:spPr>
                      </pic:pic>
                      <wps:wsp>
                        <wps:cNvPr id="65" name="Straight Arrow Connector 65"/>
                        <wps:cNvCnPr/>
                        <wps:spPr>
                          <a:xfrm>
                            <a:off x="1147483" y="0"/>
                            <a:ext cx="45719" cy="22411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103FED1" id="Group 66" o:spid="_x0000_s1026" style="position:absolute;margin-left:23.35pt;margin-top:54.95pt;width:190.05pt;height:125pt;z-index:251718144" coordsize="2413635,158776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">
                <v:shape id="Picture 10" o:spid="_x0000_s1027" type="#_x0000_t75" alt="../Desktop/TBAS%20v2.1%20User%20Manual%20Color%20Editor2.png" style="position:absolute;top:107576;width:2413635;height:1480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0n&#10;tZTEAAAA2wAAAA8AAABkcnMvZG93bnJldi54bWxEj09rwkAQxe8Fv8Mygpeim7ZQJLqKCEIpUhr/&#10;3IfsmER3Z0N21dRP3zkUepvhvXnvN/Nl7526URebwAZeJhko4jLYhisDh/1mPAUVE7JFF5gM/FCE&#10;5WLwNMfchjsXdNulSkkIxxwN1Cm1udaxrMljnISWWLRT6DwmWbtK2w7vEu6dfs2yd+2xYWmosaV1&#10;TeVld/UG3PMJv69vXHw9tNseP4sHlfpszGjYr2agEvXp3/x3/WEFX+jlFxlAL3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0ntZTEAAAA2wAAAA8AAAAAAAAAAAAAAAAAnAIA&#10;AGRycy9kb3ducmV2LnhtbFBLBQYAAAAABAAEAPcAAACNAwAAAAA=&#10;">
                  <v:imagedata r:id="rId9" o:title="../Desktop/TBAS%20v2.1%20User%20Manual%20Color%20Editor2.png"/>
                  <v:path arrowok="t"/>
                </v:shape>
                <v:shape id="Straight Arrow Connector 65" o:spid="_x0000_s1028" type="#_x0000_t32" style="position:absolute;left:1147483;width:45719;height:22411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ikuLccAAADbAAAADwAAAGRycy9kb3ducmV2LnhtbESPQWvCQBSE74L/YXlCL6VuFJumqauU&#10;UqEWeqgK0tsj+5oEs2+32W2M/vquUPA4zMw3zHzZm0Z01PrasoLJOAFBXFhdc6lgt13dZSB8QNbY&#10;WCYFJ/KwXAwHc8y1PfIndZtQighhn6OCKgSXS+mLigz6sXXE0fu2rcEQZVtK3eIxwk0jp0mSSoM1&#10;x4UKHb1UVBw2v0bBY5b13d49zM6vId259+nX7cfPWqmbUf/8BCJQH67h//abVpDew+VL/AFy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yKS4txwAAANsAAAAPAAAAAAAA&#10;AAAAAAAAAKECAABkcnMvZG93bnJldi54bWxQSwUGAAAAAAQABAD5AAAAlQMAAAAA&#10;" strokecolor="red" strokeweight="2.25pt">
                  <v:stroke endarrow="block" endcap="round"/>
                </v:shape>
                <w10:wrap type="through"/>
              </v:group>
            </w:pict>
          </mc:Fallback>
        </mc:AlternateContent>
      </w:r>
      <w:del w:id="90" w:author="Vicki Cornish" w:date="2019-06-12T16:31:00Z">
        <w:r w:rsidDel="003A321D">
          <w:rPr>
            <w:rFonts w:asciiTheme="minorHAnsi" w:hAnsiTheme="minorHAnsi"/>
            <w:noProof/>
            <w:lang w:eastAsia="en-US" w:bidi="ar-SA"/>
            <w:rPrChange w:id="91" w:author="Unknown">
              <w:rPr>
                <w:noProof/>
                <w:lang w:eastAsia="en-US" w:bidi="ar-SA"/>
              </w:rPr>
            </w:rPrChange>
          </w:rPr>
          <mc:AlternateContent>
            <mc:Choice Requires="wps">
              <w:drawing>
                <wp:anchor distT="0" distB="0" distL="114300" distR="114300" simplePos="0" relativeHeight="251598336" behindDoc="0" locked="0" layoutInCell="1" allowOverlap="1" wp14:anchorId="594B5B44" wp14:editId="3AA3957A">
                  <wp:simplePos x="0" y="0"/>
                  <wp:positionH relativeFrom="column">
                    <wp:posOffset>1325088</wp:posOffset>
                  </wp:positionH>
                  <wp:positionV relativeFrom="paragraph">
                    <wp:posOffset>793877</wp:posOffset>
                  </wp:positionV>
                  <wp:extent cx="246374" cy="127635"/>
                  <wp:effectExtent l="33655" t="0" r="41910" b="41910"/>
                  <wp:wrapTopAndBottom/>
                  <wp:docPr id="12" name="Right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46374" cy="12763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85EA37" id="Right Arrow 12" o:spid="_x0000_s1026" type="#_x0000_t13" style="position:absolute;margin-left:104.35pt;margin-top:62.5pt;width:19.4pt;height:10.05pt;rotation:90;z-index:25159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" adj="16005" fillcolor="red" strokecolor="red" strokeweight="1.25pt">
                  <v:stroke endcap="round"/>
                  <v:path arrowok="t"/>
                  <w10:wrap type="topAndBottom"/>
                </v:shape>
              </w:pict>
            </mc:Fallback>
          </mc:AlternateContent>
        </w:r>
      </w:del>
    </w:p>
    <w:p w14:paraId="589CAD98" w14:textId="61477B7E" w:rsidR="00114C48" w:rsidRDefault="00346599">
      <w:pPr>
        <w:spacing w:line="240" w:lineRule="auto"/>
        <w:ind w:left="450"/>
        <w:rPr>
          <w:rFonts w:asciiTheme="minorHAnsi" w:hAnsiTheme="minorHAnsi"/>
        </w:rPr>
        <w:pPrChange w:id="92" w:author="Vicki Cornish" w:date="2019-06-12T13:50:00Z">
          <w:pPr/>
        </w:pPrChange>
      </w:pPr>
      <w:r>
        <w:rPr>
          <w:rFonts w:asciiTheme="minorHAnsi" w:hAnsiTheme="minorHAnsi"/>
        </w:rPr>
        <w:t>To change the color using the HSL color bars, slide</w:t>
      </w:r>
      <w:r w:rsidR="003933C6">
        <w:rPr>
          <w:rFonts w:asciiTheme="minorHAnsi" w:hAnsiTheme="minorHAnsi"/>
        </w:rPr>
        <w:t xml:space="preserve"> the center vertical blac</w:t>
      </w:r>
      <w:r w:rsidR="00114C48">
        <w:rPr>
          <w:rFonts w:asciiTheme="minorHAnsi" w:hAnsiTheme="minorHAnsi"/>
        </w:rPr>
        <w:t xml:space="preserve">k line </w:t>
      </w:r>
      <w:r w:rsidR="0067205F">
        <w:rPr>
          <w:rFonts w:asciiTheme="minorHAnsi" w:hAnsiTheme="minorHAnsi"/>
        </w:rPr>
        <w:t xml:space="preserve">(while holding down the left mouse button) </w:t>
      </w:r>
      <w:r w:rsidR="00114C48">
        <w:rPr>
          <w:rFonts w:asciiTheme="minorHAnsi" w:hAnsiTheme="minorHAnsi"/>
        </w:rPr>
        <w:t xml:space="preserve">on </w:t>
      </w:r>
      <w:r w:rsidR="00114C48" w:rsidRPr="004171FE">
        <w:rPr>
          <w:rFonts w:asciiTheme="minorHAnsi" w:hAnsiTheme="minorHAnsi"/>
        </w:rPr>
        <w:t xml:space="preserve">one of the 3 </w:t>
      </w:r>
      <w:r w:rsidR="00114C48">
        <w:rPr>
          <w:rFonts w:asciiTheme="minorHAnsi" w:hAnsiTheme="minorHAnsi"/>
        </w:rPr>
        <w:t>bars</w:t>
      </w:r>
      <w:r w:rsidR="0067205F">
        <w:rPr>
          <w:rFonts w:asciiTheme="minorHAnsi" w:hAnsiTheme="minorHAnsi"/>
        </w:rPr>
        <w:t xml:space="preserve"> to the left or right</w:t>
      </w:r>
      <w:r w:rsidR="003933C6">
        <w:rPr>
          <w:rFonts w:asciiTheme="minorHAnsi" w:hAnsiTheme="minorHAnsi"/>
        </w:rPr>
        <w:t>.</w:t>
      </w:r>
      <w:r w:rsidR="00114C48" w:rsidRPr="004171FE">
        <w:rPr>
          <w:rFonts w:asciiTheme="minorHAnsi" w:hAnsiTheme="minorHAnsi"/>
        </w:rPr>
        <w:t xml:space="preserve"> </w:t>
      </w:r>
      <w:r w:rsidR="0067205F">
        <w:rPr>
          <w:rFonts w:asciiTheme="minorHAnsi" w:hAnsiTheme="minorHAnsi"/>
        </w:rPr>
        <w:t xml:space="preserve">One or all three </w:t>
      </w:r>
      <w:r w:rsidR="00953093">
        <w:rPr>
          <w:rFonts w:asciiTheme="minorHAnsi" w:hAnsiTheme="minorHAnsi"/>
        </w:rPr>
        <w:t xml:space="preserve">bars </w:t>
      </w:r>
      <w:r w:rsidR="0067205F">
        <w:rPr>
          <w:rFonts w:asciiTheme="minorHAnsi" w:hAnsiTheme="minorHAnsi"/>
        </w:rPr>
        <w:t xml:space="preserve">can be </w:t>
      </w:r>
      <w:r>
        <w:rPr>
          <w:rFonts w:asciiTheme="minorHAnsi" w:hAnsiTheme="minorHAnsi"/>
        </w:rPr>
        <w:t>modified</w:t>
      </w:r>
      <w:r w:rsidR="0067205F">
        <w:rPr>
          <w:rFonts w:asciiTheme="minorHAnsi" w:hAnsiTheme="minorHAnsi"/>
        </w:rPr>
        <w:t xml:space="preserve"> in order to display the desired color. The letter under the corresponding bar indicate the following: H</w:t>
      </w:r>
      <w:r w:rsidR="00114C48" w:rsidRPr="004171FE">
        <w:rPr>
          <w:rFonts w:asciiTheme="minorHAnsi" w:hAnsiTheme="minorHAnsi"/>
        </w:rPr>
        <w:t xml:space="preserve"> (hue</w:t>
      </w:r>
      <w:r w:rsidR="0067205F">
        <w:rPr>
          <w:rFonts w:asciiTheme="minorHAnsi" w:hAnsiTheme="minorHAnsi"/>
        </w:rPr>
        <w:t>)</w:t>
      </w:r>
      <w:r w:rsidR="00114C48" w:rsidRPr="004171FE">
        <w:rPr>
          <w:rFonts w:asciiTheme="minorHAnsi" w:hAnsiTheme="minorHAnsi"/>
        </w:rPr>
        <w:t xml:space="preserve">, </w:t>
      </w:r>
      <w:r w:rsidR="0067205F">
        <w:rPr>
          <w:rFonts w:asciiTheme="minorHAnsi" w:hAnsiTheme="minorHAnsi"/>
        </w:rPr>
        <w:t>S (</w:t>
      </w:r>
      <w:r w:rsidR="00114C48" w:rsidRPr="004171FE">
        <w:rPr>
          <w:rFonts w:asciiTheme="minorHAnsi" w:hAnsiTheme="minorHAnsi"/>
        </w:rPr>
        <w:t>saturation</w:t>
      </w:r>
      <w:r w:rsidR="0067205F">
        <w:rPr>
          <w:rFonts w:asciiTheme="minorHAnsi" w:hAnsiTheme="minorHAnsi"/>
        </w:rPr>
        <w:t>)</w:t>
      </w:r>
      <w:r w:rsidR="00114C48" w:rsidRPr="004171FE">
        <w:rPr>
          <w:rFonts w:asciiTheme="minorHAnsi" w:hAnsiTheme="minorHAnsi"/>
        </w:rPr>
        <w:t xml:space="preserve">, </w:t>
      </w:r>
      <w:r w:rsidR="0067205F">
        <w:rPr>
          <w:rFonts w:asciiTheme="minorHAnsi" w:hAnsiTheme="minorHAnsi"/>
        </w:rPr>
        <w:t>L (</w:t>
      </w:r>
      <w:r w:rsidR="00114C48" w:rsidRPr="004171FE">
        <w:rPr>
          <w:rFonts w:asciiTheme="minorHAnsi" w:hAnsiTheme="minorHAnsi"/>
        </w:rPr>
        <w:t xml:space="preserve">lightness). </w:t>
      </w:r>
    </w:p>
    <w:p w14:paraId="0C632B81" w14:textId="77777777" w:rsidR="003A321D" w:rsidRDefault="003A321D">
      <w:pPr>
        <w:spacing w:line="240" w:lineRule="auto"/>
        <w:ind w:left="450"/>
        <w:rPr>
          <w:ins w:id="93" w:author="Vicki Cornish" w:date="2019-06-12T16:31:00Z"/>
          <w:rFonts w:asciiTheme="minorHAnsi" w:hAnsiTheme="minorHAnsi"/>
        </w:rPr>
        <w:pPrChange w:id="94" w:author="Vicki Cornish" w:date="2019-06-12T13:50:00Z">
          <w:pPr/>
        </w:pPrChange>
      </w:pPr>
    </w:p>
    <w:p w14:paraId="5388BB58" w14:textId="77777777" w:rsidR="003A321D" w:rsidRDefault="003A321D">
      <w:pPr>
        <w:spacing w:line="240" w:lineRule="auto"/>
        <w:ind w:left="450"/>
        <w:rPr>
          <w:ins w:id="95" w:author="Vicki Cornish" w:date="2019-06-12T16:31:00Z"/>
          <w:rFonts w:asciiTheme="minorHAnsi" w:hAnsiTheme="minorHAnsi"/>
        </w:rPr>
        <w:pPrChange w:id="96" w:author="Vicki Cornish" w:date="2019-06-12T13:50:00Z">
          <w:pPr/>
        </w:pPrChange>
      </w:pPr>
    </w:p>
    <w:p w14:paraId="3F8803BF" w14:textId="77777777" w:rsidR="003A321D" w:rsidRDefault="003A321D">
      <w:pPr>
        <w:spacing w:line="240" w:lineRule="auto"/>
        <w:ind w:left="450"/>
        <w:rPr>
          <w:ins w:id="97" w:author="Vicki Cornish" w:date="2019-06-12T16:31:00Z"/>
          <w:rFonts w:asciiTheme="minorHAnsi" w:hAnsiTheme="minorHAnsi"/>
        </w:rPr>
        <w:pPrChange w:id="98" w:author="Vicki Cornish" w:date="2019-06-12T13:50:00Z">
          <w:pPr/>
        </w:pPrChange>
      </w:pPr>
    </w:p>
    <w:p w14:paraId="60049BFD" w14:textId="77777777" w:rsidR="003A321D" w:rsidRDefault="003A321D">
      <w:pPr>
        <w:spacing w:line="240" w:lineRule="auto"/>
        <w:ind w:left="450"/>
        <w:rPr>
          <w:ins w:id="99" w:author="Vicki Cornish" w:date="2019-06-12T16:31:00Z"/>
          <w:rFonts w:asciiTheme="minorHAnsi" w:hAnsiTheme="minorHAnsi"/>
        </w:rPr>
        <w:pPrChange w:id="100" w:author="Vicki Cornish" w:date="2019-06-12T13:50:00Z">
          <w:pPr/>
        </w:pPrChange>
      </w:pPr>
    </w:p>
    <w:p w14:paraId="2BE11E71" w14:textId="77777777" w:rsidR="003A321D" w:rsidRDefault="003A321D">
      <w:pPr>
        <w:spacing w:line="240" w:lineRule="auto"/>
        <w:ind w:left="450"/>
        <w:rPr>
          <w:ins w:id="101" w:author="Vicki Cornish" w:date="2019-06-12T16:31:00Z"/>
          <w:rFonts w:asciiTheme="minorHAnsi" w:hAnsiTheme="minorHAnsi"/>
        </w:rPr>
        <w:pPrChange w:id="102" w:author="Vicki Cornish" w:date="2019-06-12T13:50:00Z">
          <w:pPr/>
        </w:pPrChange>
      </w:pPr>
    </w:p>
    <w:p w14:paraId="12168976" w14:textId="4E4AE86C" w:rsidR="00801B6C" w:rsidDel="004E3D46" w:rsidRDefault="00801B6C">
      <w:pPr>
        <w:spacing w:line="240" w:lineRule="auto"/>
        <w:ind w:left="450"/>
        <w:rPr>
          <w:del w:id="103" w:author="Vicki Cornish" w:date="2019-06-12T13:38:00Z"/>
          <w:rFonts w:asciiTheme="minorHAnsi" w:hAnsiTheme="minorHAnsi"/>
        </w:rPr>
        <w:pPrChange w:id="104" w:author="Vicki Cornish" w:date="2019-06-12T13:50:00Z">
          <w:pPr/>
        </w:pPrChange>
      </w:pPr>
      <w:del w:id="105" w:author="Vicki Cornish" w:date="2019-06-12T13:36:00Z">
        <w:r w:rsidDel="004E3D46">
          <w:rPr>
            <w:rFonts w:asciiTheme="minorHAnsi" w:hAnsiTheme="minorHAnsi"/>
          </w:rPr>
          <w:lastRenderedPageBreak/>
          <w:br w:type="page"/>
        </w:r>
      </w:del>
    </w:p>
    <w:p w14:paraId="32588C11" w14:textId="42242309" w:rsidR="002A457F" w:rsidRPr="008577D9" w:rsidRDefault="0029667F">
      <w:pPr>
        <w:spacing w:line="240" w:lineRule="auto"/>
        <w:ind w:left="450"/>
        <w:rPr>
          <w:rFonts w:asciiTheme="minorHAnsi" w:hAnsiTheme="minorHAnsi"/>
        </w:rPr>
        <w:pPrChange w:id="106" w:author="Vicki Cornish" w:date="2019-06-12T13:50:00Z">
          <w:pPr/>
        </w:pPrChange>
      </w:pPr>
      <w:del w:id="107" w:author="Vicki Cornish" w:date="2019-06-12T13:38:00Z">
        <w:r w:rsidDel="004E3D46">
          <w:rPr>
            <w:rFonts w:asciiTheme="minorHAnsi" w:hAnsiTheme="minorHAnsi"/>
          </w:rPr>
          <w:delText>S</w:delText>
        </w:r>
      </w:del>
      <w:ins w:id="108" w:author="Vicki Cornish" w:date="2019-06-12T13:38:00Z">
        <w:r w:rsidR="004E3D46">
          <w:rPr>
            <w:rFonts w:asciiTheme="minorHAnsi" w:hAnsiTheme="minorHAnsi"/>
          </w:rPr>
          <w:t>S</w:t>
        </w:r>
      </w:ins>
      <w:r>
        <w:rPr>
          <w:rFonts w:asciiTheme="minorHAnsi" w:hAnsiTheme="minorHAnsi"/>
        </w:rPr>
        <w:t>electing</w:t>
      </w:r>
      <w:r w:rsidR="004F49C3">
        <w:rPr>
          <w:rFonts w:asciiTheme="minorHAnsi" w:hAnsiTheme="minorHAnsi"/>
        </w:rPr>
        <w:t xml:space="preserve"> a specific attribute</w:t>
      </w:r>
      <w:r w:rsidR="0071615A">
        <w:rPr>
          <w:rFonts w:asciiTheme="minorHAnsi" w:hAnsiTheme="minorHAnsi"/>
        </w:rPr>
        <w:t xml:space="preserve"> in the pull-</w:t>
      </w:r>
      <w:r w:rsidR="004F49C3">
        <w:rPr>
          <w:rFonts w:asciiTheme="minorHAnsi" w:hAnsiTheme="minorHAnsi"/>
        </w:rPr>
        <w:t>down menu</w:t>
      </w:r>
      <w:r w:rsidR="00801B6C" w:rsidRPr="008109FB">
        <w:rPr>
          <w:rFonts w:asciiTheme="minorHAnsi" w:hAnsiTheme="minorHAnsi"/>
        </w:rPr>
        <w:t xml:space="preserve"> </w:t>
      </w:r>
      <w:r>
        <w:rPr>
          <w:rFonts w:asciiTheme="minorHAnsi" w:hAnsiTheme="minorHAnsi"/>
        </w:rPr>
        <w:t xml:space="preserve">will display </w:t>
      </w:r>
      <w:r w:rsidR="00801B6C" w:rsidRPr="008109FB">
        <w:rPr>
          <w:rFonts w:asciiTheme="minorHAnsi" w:hAnsiTheme="minorHAnsi"/>
        </w:rPr>
        <w:t xml:space="preserve">the current </w:t>
      </w:r>
      <w:r>
        <w:rPr>
          <w:rFonts w:asciiTheme="minorHAnsi" w:hAnsiTheme="minorHAnsi"/>
        </w:rPr>
        <w:t xml:space="preserve">color arrangement on the tree. Here the hex values can be changed, if known. Hex values can be searched online or </w:t>
      </w:r>
      <w:r w:rsidR="002A457F">
        <w:rPr>
          <w:rFonts w:asciiTheme="minorHAnsi" w:hAnsiTheme="minorHAnsi"/>
        </w:rPr>
        <w:t>c</w:t>
      </w:r>
      <w:r>
        <w:rPr>
          <w:rFonts w:asciiTheme="minorHAnsi" w:hAnsiTheme="minorHAnsi"/>
        </w:rPr>
        <w:t xml:space="preserve">an be viewed </w:t>
      </w:r>
      <w:r w:rsidR="00A13707">
        <w:fldChar w:fldCharType="begin"/>
      </w:r>
      <w:r w:rsidR="00A13707">
        <w:instrText xml:space="preserve"> HYPERLINK "https://www.compuhelpts.com/Color_Codes_1.pdf" </w:instrText>
      </w:r>
      <w:r w:rsidR="00A13707">
        <w:fldChar w:fldCharType="separate"/>
      </w:r>
      <w:r w:rsidRPr="0029667F">
        <w:rPr>
          <w:rStyle w:val="Hyperlink"/>
          <w:rFonts w:asciiTheme="minorHAnsi" w:hAnsiTheme="minorHAnsi"/>
        </w:rPr>
        <w:t>here</w:t>
      </w:r>
      <w:r w:rsidR="00A13707">
        <w:rPr>
          <w:rStyle w:val="Hyperlink"/>
          <w:rFonts w:asciiTheme="minorHAnsi" w:hAnsiTheme="minorHAnsi"/>
        </w:rPr>
        <w:fldChar w:fldCharType="end"/>
      </w:r>
      <w:r>
        <w:rPr>
          <w:rFonts w:asciiTheme="minorHAnsi" w:hAnsiTheme="minorHAnsi"/>
        </w:rPr>
        <w:t>.</w:t>
      </w:r>
      <w:r w:rsidR="002A457F">
        <w:rPr>
          <w:rFonts w:asciiTheme="minorHAnsi" w:hAnsiTheme="minorHAnsi"/>
        </w:rPr>
        <w:t xml:space="preserve"> Enter the value into the box and press Enter/Return. </w:t>
      </w:r>
    </w:p>
    <w:p w14:paraId="382A4B3E" w14:textId="2AC35040" w:rsidR="00E205F5" w:rsidRDefault="00593EFA">
      <w:pPr>
        <w:spacing w:line="240" w:lineRule="auto"/>
        <w:rPr>
          <w:rFonts w:asciiTheme="minorHAnsi" w:hAnsiTheme="minorHAnsi"/>
        </w:rPr>
        <w:pPrChange w:id="109" w:author="Vicki Cornish" w:date="2019-06-12T13:50:00Z">
          <w:pPr/>
        </w:pPrChange>
      </w:pPr>
      <w:r>
        <w:rPr>
          <w:rFonts w:asciiTheme="minorHAnsi" w:hAnsiTheme="minorHAnsi"/>
          <w:noProof/>
          <w:lang w:eastAsia="en-US" w:bidi="ar-SA"/>
        </w:rPr>
        <w:drawing>
          <wp:anchor distT="0" distB="0" distL="114300" distR="114300" simplePos="0" relativeHeight="251604480" behindDoc="0" locked="0" layoutInCell="1" allowOverlap="1" wp14:anchorId="1074B29B" wp14:editId="30AA4D47">
            <wp:simplePos x="0" y="0"/>
            <wp:positionH relativeFrom="margin">
              <wp:posOffset>302895</wp:posOffset>
            </wp:positionH>
            <wp:positionV relativeFrom="margin">
              <wp:posOffset>810260</wp:posOffset>
            </wp:positionV>
            <wp:extent cx="3051175" cy="25012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BAS User Manual Color Editor 3.png"/>
                    <pic:cNvPicPr/>
                  </pic:nvPicPr>
                  <pic:blipFill rotWithShape="1">
                    <a:blip r:embed="rId10" cstate="print">
                      <a:extLst>
                        <a:ext uri="{28A0092B-C50C-407E-A947-70E740481C1C}">
                          <a14:useLocalDpi xmlns:a14="http://schemas.microsoft.com/office/drawing/2010/main" val="0"/>
                        </a:ext>
                      </a:extLst>
                    </a:blip>
                    <a:srcRect t="8110"/>
                    <a:stretch/>
                  </pic:blipFill>
                  <pic:spPr bwMode="auto">
                    <a:xfrm>
                      <a:off x="0" y="0"/>
                      <a:ext cx="3051175"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200A1" w14:textId="05554BCD" w:rsidR="0029667F" w:rsidRDefault="0029667F">
      <w:pPr>
        <w:spacing w:line="240" w:lineRule="auto"/>
        <w:rPr>
          <w:rFonts w:asciiTheme="minorHAnsi" w:hAnsiTheme="minorHAnsi"/>
        </w:rPr>
        <w:pPrChange w:id="110" w:author="Vicki Cornish" w:date="2019-06-12T13:50:00Z">
          <w:pPr/>
        </w:pPrChange>
      </w:pPr>
    </w:p>
    <w:p w14:paraId="01570C61" w14:textId="4B2B56F3" w:rsidR="00E205F5" w:rsidRDefault="00E205F5">
      <w:pPr>
        <w:spacing w:line="240" w:lineRule="auto"/>
        <w:rPr>
          <w:rFonts w:asciiTheme="minorHAnsi" w:hAnsiTheme="minorHAnsi"/>
        </w:rPr>
        <w:pPrChange w:id="111" w:author="Vicki Cornish" w:date="2019-06-12T13:50:00Z">
          <w:pPr/>
        </w:pPrChange>
      </w:pPr>
    </w:p>
    <w:p w14:paraId="33616CE0" w14:textId="317ACE50" w:rsidR="00F72286" w:rsidRPr="008109FB" w:rsidRDefault="00F72286">
      <w:pPr>
        <w:spacing w:line="240" w:lineRule="auto"/>
        <w:rPr>
          <w:rFonts w:asciiTheme="minorHAnsi" w:hAnsiTheme="minorHAnsi"/>
        </w:rPr>
        <w:pPrChange w:id="112" w:author="Vicki Cornish" w:date="2019-06-12T13:50:00Z">
          <w:pPr/>
        </w:pPrChange>
      </w:pPr>
    </w:p>
    <w:p w14:paraId="3B9AA232" w14:textId="2FC6C43B" w:rsidR="00F72286" w:rsidRDefault="00F72286">
      <w:pPr>
        <w:spacing w:line="240" w:lineRule="auto"/>
        <w:rPr>
          <w:rFonts w:asciiTheme="minorHAnsi" w:hAnsiTheme="minorHAnsi"/>
        </w:rPr>
        <w:pPrChange w:id="113" w:author="Vicki Cornish" w:date="2019-06-12T13:50:00Z">
          <w:pPr/>
        </w:pPrChange>
      </w:pPr>
    </w:p>
    <w:p w14:paraId="2D8AE7D5" w14:textId="38ABB79E" w:rsidR="0034114A" w:rsidRDefault="0034114A">
      <w:pPr>
        <w:spacing w:line="240" w:lineRule="auto"/>
        <w:rPr>
          <w:rFonts w:asciiTheme="minorHAnsi" w:hAnsiTheme="minorHAnsi"/>
        </w:rPr>
        <w:pPrChange w:id="114" w:author="Vicki Cornish" w:date="2019-06-12T13:50:00Z">
          <w:pPr/>
        </w:pPrChange>
      </w:pPr>
    </w:p>
    <w:p w14:paraId="2A7BB5BF" w14:textId="4453F56D" w:rsidR="0034114A" w:rsidRDefault="0034114A">
      <w:pPr>
        <w:spacing w:line="240" w:lineRule="auto"/>
        <w:rPr>
          <w:rFonts w:asciiTheme="minorHAnsi" w:hAnsiTheme="minorHAnsi"/>
        </w:rPr>
        <w:pPrChange w:id="115" w:author="Vicki Cornish" w:date="2019-06-12T13:50:00Z">
          <w:pPr/>
        </w:pPrChange>
      </w:pPr>
    </w:p>
    <w:p w14:paraId="5B88589F" w14:textId="16959C6F" w:rsidR="0034114A" w:rsidRDefault="0034114A">
      <w:pPr>
        <w:spacing w:line="240" w:lineRule="auto"/>
        <w:rPr>
          <w:rFonts w:asciiTheme="minorHAnsi" w:hAnsiTheme="minorHAnsi"/>
        </w:rPr>
        <w:pPrChange w:id="116" w:author="Vicki Cornish" w:date="2019-06-12T13:50:00Z">
          <w:pPr/>
        </w:pPrChange>
      </w:pPr>
    </w:p>
    <w:p w14:paraId="196048A7" w14:textId="7B294D3E" w:rsidR="0034114A" w:rsidRDefault="0034114A">
      <w:pPr>
        <w:spacing w:line="240" w:lineRule="auto"/>
        <w:rPr>
          <w:rFonts w:asciiTheme="minorHAnsi" w:hAnsiTheme="minorHAnsi"/>
        </w:rPr>
        <w:pPrChange w:id="117" w:author="Vicki Cornish" w:date="2019-06-12T13:50:00Z">
          <w:pPr/>
        </w:pPrChange>
      </w:pPr>
    </w:p>
    <w:p w14:paraId="4D5C9D82" w14:textId="33B70B83" w:rsidR="0034114A" w:rsidDel="004E3D46" w:rsidRDefault="00271584">
      <w:pPr>
        <w:spacing w:line="240" w:lineRule="auto"/>
        <w:rPr>
          <w:del w:id="118" w:author="Vicki Cornish" w:date="2019-06-12T13:37:00Z"/>
          <w:rFonts w:asciiTheme="minorHAnsi" w:hAnsiTheme="minorHAnsi"/>
        </w:rPr>
        <w:pPrChange w:id="119" w:author="Vicki Cornish" w:date="2019-06-12T13:50:00Z">
          <w:pPr/>
        </w:pPrChange>
      </w:pPr>
      <w:r>
        <w:rPr>
          <w:rFonts w:asciiTheme="minorHAnsi" w:hAnsiTheme="minorHAnsi"/>
          <w:noProof/>
          <w:lang w:eastAsia="en-US" w:bidi="ar-SA"/>
        </w:rPr>
        <w:drawing>
          <wp:anchor distT="0" distB="0" distL="114300" distR="114300" simplePos="0" relativeHeight="251609600" behindDoc="0" locked="0" layoutInCell="1" allowOverlap="1" wp14:anchorId="17558767" wp14:editId="0A4C8687">
            <wp:simplePos x="0" y="0"/>
            <wp:positionH relativeFrom="margin">
              <wp:posOffset>311150</wp:posOffset>
            </wp:positionH>
            <wp:positionV relativeFrom="margin">
              <wp:posOffset>4432300</wp:posOffset>
            </wp:positionV>
            <wp:extent cx="5003165" cy="304292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AS User Manual Color Editor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165" cy="3042920"/>
                    </a:xfrm>
                    <a:prstGeom prst="rect">
                      <a:avLst/>
                    </a:prstGeom>
                  </pic:spPr>
                </pic:pic>
              </a:graphicData>
            </a:graphic>
            <wp14:sizeRelH relativeFrom="margin">
              <wp14:pctWidth>0</wp14:pctWidth>
            </wp14:sizeRelH>
            <wp14:sizeRelV relativeFrom="margin">
              <wp14:pctHeight>0</wp14:pctHeight>
            </wp14:sizeRelV>
          </wp:anchor>
        </w:drawing>
      </w:r>
    </w:p>
    <w:p w14:paraId="016E967A" w14:textId="780940C4" w:rsidR="0034114A" w:rsidDel="004E3D46" w:rsidRDefault="0034114A">
      <w:pPr>
        <w:spacing w:line="240" w:lineRule="auto"/>
        <w:rPr>
          <w:del w:id="120" w:author="Vicki Cornish" w:date="2019-06-12T13:37:00Z"/>
          <w:rFonts w:asciiTheme="minorHAnsi" w:hAnsiTheme="minorHAnsi"/>
        </w:rPr>
        <w:pPrChange w:id="121" w:author="Vicki Cornish" w:date="2019-06-12T13:50:00Z">
          <w:pPr/>
        </w:pPrChange>
      </w:pPr>
    </w:p>
    <w:p w14:paraId="3A26FC7A" w14:textId="16068A21" w:rsidR="0034114A" w:rsidDel="004E3D46" w:rsidRDefault="0034114A">
      <w:pPr>
        <w:spacing w:line="240" w:lineRule="auto"/>
        <w:rPr>
          <w:del w:id="122" w:author="Vicki Cornish" w:date="2019-06-12T13:37:00Z"/>
          <w:rFonts w:asciiTheme="minorHAnsi" w:hAnsiTheme="minorHAnsi"/>
        </w:rPr>
        <w:pPrChange w:id="123" w:author="Vicki Cornish" w:date="2019-06-12T13:50:00Z">
          <w:pPr/>
        </w:pPrChange>
      </w:pPr>
    </w:p>
    <w:p w14:paraId="08B8C0D0" w14:textId="13EDCF42" w:rsidR="0034114A" w:rsidDel="004E3D46" w:rsidRDefault="0034114A">
      <w:pPr>
        <w:spacing w:line="240" w:lineRule="auto"/>
        <w:rPr>
          <w:del w:id="124" w:author="Vicki Cornish" w:date="2019-06-12T13:37:00Z"/>
          <w:rFonts w:asciiTheme="minorHAnsi" w:hAnsiTheme="minorHAnsi"/>
        </w:rPr>
        <w:pPrChange w:id="125" w:author="Vicki Cornish" w:date="2019-06-12T13:50:00Z">
          <w:pPr/>
        </w:pPrChange>
      </w:pPr>
    </w:p>
    <w:p w14:paraId="796EB0C1" w14:textId="2534E474" w:rsidR="0034114A" w:rsidDel="004E3D46" w:rsidRDefault="0034114A">
      <w:pPr>
        <w:spacing w:line="240" w:lineRule="auto"/>
        <w:rPr>
          <w:del w:id="126" w:author="Vicki Cornish" w:date="2019-06-12T13:37:00Z"/>
          <w:rFonts w:asciiTheme="minorHAnsi" w:hAnsiTheme="minorHAnsi"/>
        </w:rPr>
        <w:pPrChange w:id="127" w:author="Vicki Cornish" w:date="2019-06-12T13:50:00Z">
          <w:pPr/>
        </w:pPrChange>
      </w:pPr>
    </w:p>
    <w:p w14:paraId="4C0073BC" w14:textId="792D08EF" w:rsidR="0034114A" w:rsidDel="004E3D46" w:rsidRDefault="0034114A">
      <w:pPr>
        <w:spacing w:line="240" w:lineRule="auto"/>
        <w:rPr>
          <w:del w:id="128" w:author="Vicki Cornish" w:date="2019-06-12T13:37:00Z"/>
          <w:rFonts w:asciiTheme="minorHAnsi" w:hAnsiTheme="minorHAnsi"/>
        </w:rPr>
        <w:pPrChange w:id="129" w:author="Vicki Cornish" w:date="2019-06-12T13:50:00Z">
          <w:pPr/>
        </w:pPrChange>
      </w:pPr>
    </w:p>
    <w:p w14:paraId="56130119" w14:textId="45DD5164" w:rsidR="0034114A" w:rsidRPr="008577D9" w:rsidRDefault="0034114A">
      <w:pPr>
        <w:spacing w:line="240" w:lineRule="auto"/>
        <w:ind w:left="450"/>
        <w:rPr>
          <w:rFonts w:asciiTheme="minorHAnsi" w:hAnsiTheme="minorHAnsi"/>
        </w:rPr>
        <w:pPrChange w:id="130" w:author="Vicki Cornish" w:date="2019-06-12T13:50:00Z">
          <w:pPr/>
        </w:pPrChange>
      </w:pPr>
      <w:r>
        <w:rPr>
          <w:rFonts w:asciiTheme="minorHAnsi" w:hAnsiTheme="minorHAnsi"/>
        </w:rPr>
        <w:t>If the value is</w:t>
      </w:r>
      <w:r w:rsidR="009A4434">
        <w:rPr>
          <w:rFonts w:asciiTheme="minorHAnsi" w:hAnsiTheme="minorHAnsi"/>
        </w:rPr>
        <w:t xml:space="preserve"> not </w:t>
      </w:r>
      <w:r>
        <w:rPr>
          <w:rFonts w:asciiTheme="minorHAnsi" w:hAnsiTheme="minorHAnsi"/>
        </w:rPr>
        <w:t xml:space="preserve">known, click inside a box of an attribute to be changed, and select a new color on the color bar or adjust the vertical black lines until a desired color appears. For the change to take effect, the cursor must be inside the box that has the edited color value and press Enter/Return. </w:t>
      </w:r>
      <w:r w:rsidRPr="008577D9">
        <w:rPr>
          <w:rFonts w:asciiTheme="minorHAnsi" w:hAnsiTheme="minorHAnsi"/>
        </w:rPr>
        <w:t xml:space="preserve">The colors will </w:t>
      </w:r>
      <w:r>
        <w:rPr>
          <w:rFonts w:asciiTheme="minorHAnsi" w:hAnsiTheme="minorHAnsi"/>
        </w:rPr>
        <w:t xml:space="preserve">then </w:t>
      </w:r>
      <w:r w:rsidRPr="008577D9">
        <w:rPr>
          <w:rFonts w:asciiTheme="minorHAnsi" w:hAnsiTheme="minorHAnsi"/>
        </w:rPr>
        <w:t>be up</w:t>
      </w:r>
      <w:r>
        <w:rPr>
          <w:rFonts w:asciiTheme="minorHAnsi" w:hAnsiTheme="minorHAnsi"/>
        </w:rPr>
        <w:t>d</w:t>
      </w:r>
      <w:r w:rsidRPr="008577D9">
        <w:rPr>
          <w:rFonts w:asciiTheme="minorHAnsi" w:hAnsiTheme="minorHAnsi"/>
        </w:rPr>
        <w:t>ated in the color editor, in the tree</w:t>
      </w:r>
      <w:r>
        <w:rPr>
          <w:rFonts w:asciiTheme="minorHAnsi" w:hAnsiTheme="minorHAnsi"/>
        </w:rPr>
        <w:t>,</w:t>
      </w:r>
      <w:r w:rsidRPr="008577D9">
        <w:rPr>
          <w:rFonts w:asciiTheme="minorHAnsi" w:hAnsiTheme="minorHAnsi"/>
        </w:rPr>
        <w:t xml:space="preserve"> and </w:t>
      </w:r>
      <w:r>
        <w:rPr>
          <w:rFonts w:asciiTheme="minorHAnsi" w:hAnsiTheme="minorHAnsi"/>
        </w:rPr>
        <w:t xml:space="preserve">in </w:t>
      </w:r>
      <w:r w:rsidRPr="008577D9">
        <w:rPr>
          <w:rFonts w:asciiTheme="minorHAnsi" w:hAnsiTheme="minorHAnsi"/>
        </w:rPr>
        <w:t>the legend. To select the color white</w:t>
      </w:r>
      <w:r>
        <w:rPr>
          <w:rFonts w:asciiTheme="minorHAnsi" w:hAnsiTheme="minorHAnsi"/>
        </w:rPr>
        <w:t>,</w:t>
      </w:r>
      <w:r w:rsidRPr="008577D9">
        <w:rPr>
          <w:rFonts w:asciiTheme="minorHAnsi" w:hAnsiTheme="minorHAnsi"/>
        </w:rPr>
        <w:t xml:space="preserve"> click the box in the last column.</w:t>
      </w:r>
    </w:p>
    <w:p w14:paraId="60B68B83" w14:textId="254A6FFD" w:rsidR="0034114A" w:rsidRPr="009A4434" w:rsidRDefault="0034114A">
      <w:pPr>
        <w:spacing w:line="240" w:lineRule="auto"/>
        <w:rPr>
          <w:rFonts w:asciiTheme="minorHAnsi" w:hAnsiTheme="minorHAnsi"/>
        </w:rPr>
        <w:pPrChange w:id="131" w:author="Vicki Cornish" w:date="2019-06-12T13:50:00Z">
          <w:pPr/>
        </w:pPrChange>
      </w:pPr>
    </w:p>
    <w:p w14:paraId="406B539D" w14:textId="166AAE33" w:rsidR="0034114A" w:rsidRDefault="0034114A">
      <w:pPr>
        <w:spacing w:line="240" w:lineRule="auto"/>
        <w:rPr>
          <w:rFonts w:asciiTheme="minorHAnsi" w:hAnsiTheme="minorHAnsi"/>
        </w:rPr>
        <w:pPrChange w:id="132" w:author="Vicki Cornish" w:date="2019-06-12T13:50:00Z">
          <w:pPr/>
        </w:pPrChange>
      </w:pPr>
    </w:p>
    <w:p w14:paraId="19D49DB3" w14:textId="373E2F5E" w:rsidR="0034114A" w:rsidRDefault="0034114A">
      <w:pPr>
        <w:spacing w:line="240" w:lineRule="auto"/>
        <w:rPr>
          <w:rFonts w:asciiTheme="minorHAnsi" w:hAnsiTheme="minorHAnsi"/>
        </w:rPr>
        <w:pPrChange w:id="133" w:author="Vicki Cornish" w:date="2019-06-12T13:50:00Z">
          <w:pPr/>
        </w:pPrChange>
      </w:pPr>
    </w:p>
    <w:p w14:paraId="5B21367A" w14:textId="39920EE2" w:rsidR="00E30430" w:rsidRDefault="00E30430">
      <w:pPr>
        <w:spacing w:line="240" w:lineRule="auto"/>
        <w:rPr>
          <w:rFonts w:asciiTheme="minorHAnsi" w:hAnsiTheme="minorHAnsi"/>
        </w:rPr>
        <w:pPrChange w:id="134" w:author="Vicki Cornish" w:date="2019-06-12T13:50:00Z">
          <w:pPr/>
        </w:pPrChange>
      </w:pPr>
    </w:p>
    <w:p w14:paraId="73B29048" w14:textId="75331359" w:rsidR="00E30430" w:rsidRDefault="00E30430">
      <w:pPr>
        <w:spacing w:line="240" w:lineRule="auto"/>
        <w:rPr>
          <w:rFonts w:asciiTheme="minorHAnsi" w:hAnsiTheme="minorHAnsi"/>
        </w:rPr>
        <w:pPrChange w:id="135" w:author="Vicki Cornish" w:date="2019-06-12T13:50:00Z">
          <w:pPr/>
        </w:pPrChange>
      </w:pPr>
    </w:p>
    <w:p w14:paraId="1757C07F" w14:textId="4F992F2D" w:rsidR="00E30430" w:rsidRDefault="00E30430">
      <w:pPr>
        <w:spacing w:line="240" w:lineRule="auto"/>
        <w:rPr>
          <w:rFonts w:asciiTheme="minorHAnsi" w:hAnsiTheme="minorHAnsi"/>
        </w:rPr>
        <w:pPrChange w:id="136" w:author="Vicki Cornish" w:date="2019-06-12T13:50:00Z">
          <w:pPr/>
        </w:pPrChange>
      </w:pPr>
    </w:p>
    <w:p w14:paraId="0BC4BD2A" w14:textId="5191209C" w:rsidR="00E30430" w:rsidRDefault="00E30430">
      <w:pPr>
        <w:spacing w:line="240" w:lineRule="auto"/>
        <w:rPr>
          <w:rFonts w:asciiTheme="minorHAnsi" w:hAnsiTheme="minorHAnsi"/>
        </w:rPr>
        <w:pPrChange w:id="137" w:author="Vicki Cornish" w:date="2019-06-12T13:50:00Z">
          <w:pPr/>
        </w:pPrChange>
      </w:pPr>
    </w:p>
    <w:p w14:paraId="66942153" w14:textId="77777777" w:rsidR="00271584" w:rsidRDefault="00271584">
      <w:pPr>
        <w:rPr>
          <w:ins w:id="138" w:author="Vicki Cornish" w:date="2019-06-12T16:33:00Z"/>
          <w:rFonts w:asciiTheme="minorHAnsi" w:hAnsiTheme="minorHAnsi"/>
        </w:rPr>
      </w:pPr>
      <w:ins w:id="139" w:author="Vicki Cornish" w:date="2019-06-12T16:33:00Z">
        <w:r>
          <w:rPr>
            <w:rFonts w:asciiTheme="minorHAnsi" w:hAnsiTheme="minorHAnsi"/>
          </w:rPr>
          <w:br w:type="page"/>
        </w:r>
      </w:ins>
    </w:p>
    <w:p w14:paraId="0CB28F0F" w14:textId="137E03C9" w:rsidR="0034114A" w:rsidRPr="008577D9" w:rsidRDefault="00271584">
      <w:pPr>
        <w:spacing w:line="240" w:lineRule="auto"/>
        <w:ind w:firstLine="450"/>
        <w:rPr>
          <w:rFonts w:asciiTheme="minorHAnsi" w:hAnsiTheme="minorHAnsi"/>
        </w:rPr>
        <w:pPrChange w:id="140" w:author="Vicki Cornish" w:date="2019-06-12T13:50:00Z">
          <w:pPr/>
        </w:pPrChange>
      </w:pPr>
      <w:r>
        <w:rPr>
          <w:rFonts w:asciiTheme="minorHAnsi" w:hAnsiTheme="minorHAnsi"/>
          <w:noProof/>
          <w:lang w:eastAsia="en-US" w:bidi="ar-SA"/>
        </w:rPr>
        <w:lastRenderedPageBreak/>
        <mc:AlternateContent>
          <mc:Choice Requires="wpg">
            <w:drawing>
              <wp:anchor distT="0" distB="0" distL="114300" distR="114300" simplePos="0" relativeHeight="251715072" behindDoc="0" locked="0" layoutInCell="1" allowOverlap="1" wp14:anchorId="026F9637" wp14:editId="0374238B">
                <wp:simplePos x="0" y="0"/>
                <wp:positionH relativeFrom="column">
                  <wp:posOffset>160655</wp:posOffset>
                </wp:positionH>
                <wp:positionV relativeFrom="paragraph">
                  <wp:posOffset>259715</wp:posOffset>
                </wp:positionV>
                <wp:extent cx="5286375" cy="3039745"/>
                <wp:effectExtent l="0" t="0" r="0" b="8255"/>
                <wp:wrapThrough wrapText="bothSides">
                  <wp:wrapPolygon edited="0">
                    <wp:start x="519" y="0"/>
                    <wp:lineTo x="519" y="2888"/>
                    <wp:lineTo x="0" y="2888"/>
                    <wp:lineTo x="0" y="3429"/>
                    <wp:lineTo x="519" y="5776"/>
                    <wp:lineTo x="519" y="21478"/>
                    <wp:lineTo x="21483" y="21478"/>
                    <wp:lineTo x="21483" y="0"/>
                    <wp:lineTo x="519" y="0"/>
                  </wp:wrapPolygon>
                </wp:wrapThrough>
                <wp:docPr id="69" name="Group 69"/>
                <wp:cNvGraphicFramePr/>
                <a:graphic xmlns:a="http://schemas.openxmlformats.org/drawingml/2006/main">
                  <a:graphicData uri="http://schemas.microsoft.com/office/word/2010/wordprocessingGroup">
                    <wpg:wgp>
                      <wpg:cNvGrpSpPr/>
                      <wpg:grpSpPr>
                        <a:xfrm>
                          <a:off x="0" y="0"/>
                          <a:ext cx="5286375" cy="3039745"/>
                          <a:chOff x="0" y="0"/>
                          <a:chExt cx="5286487" cy="3039745"/>
                        </a:xfrm>
                      </wpg:grpSpPr>
                      <pic:pic xmlns:pic="http://schemas.openxmlformats.org/drawingml/2006/picture">
                        <pic:nvPicPr>
                          <pic:cNvPr id="19" name="Picture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5847" y="0"/>
                            <a:ext cx="5120640" cy="3039745"/>
                          </a:xfrm>
                          <a:prstGeom prst="rect">
                            <a:avLst/>
                          </a:prstGeom>
                        </pic:spPr>
                      </pic:pic>
                      <wps:wsp>
                        <wps:cNvPr id="63" name="Straight Arrow Connector 63"/>
                        <wps:cNvCnPr/>
                        <wps:spPr>
                          <a:xfrm>
                            <a:off x="0" y="443753"/>
                            <a:ext cx="268605"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062D8C" id="Group 69" o:spid="_x0000_s1026" style="position:absolute;margin-left:12.65pt;margin-top:20.45pt;width:416.25pt;height:239.35pt;z-index:251715072" coordsize="5286487,30397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">
                <v:shape id="Picture 19" o:spid="_x0000_s1027" type="#_x0000_t75" style="position:absolute;left:165847;width:5120640;height:3039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HA&#10;7j3AAAAA2wAAAA8AAABkcnMvZG93bnJldi54bWxET99rwjAQfh/4P4QT9jZTxyi1GkWEgSAypqKv&#10;R3O21eRSkqj1v18Gg73dx/fzZoveGnEnH1rHCsajDARx5XTLtYLD/vOtABEiskbjmBQ8KcBiPniZ&#10;Yandg7/pvou1SCEcSlTQxNiVUoaqIYth5DrixJ2dtxgT9LXUHh8p3Br5nmW5tNhyamiwo1VD1XV3&#10;swpybdptka8+ii9zOka/9ubCG6Veh/1yCiJSH//Ff+61TvMn8PtLOkDO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cDuPcAAAADbAAAADwAAAAAAAAAAAAAAAACcAgAAZHJz&#10;L2Rvd25yZXYueG1sUEsFBgAAAAAEAAQA9wAAAIkDAAAAAA==&#10;">
                  <v:imagedata r:id="rId13" o:title=""/>
                  <v:path arrowok="t"/>
                </v:shape>
                <v:shape id="Straight Arrow Connector 63" o:spid="_x0000_s1028" type="#_x0000_t32" style="position:absolute;top:443753;width:268605;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wTwscAAADbAAAADwAAAGRycy9kb3ducmV2LnhtbESPQWvCQBSE74L/YXlCL6Vu1JKmqauU&#10;UqEWeqgK0tsj+5oEs2+32W2M/vquUPA4zMw3zHzZm0Z01PrasoLJOAFBXFhdc6lgt13dZSB8QNbY&#10;WCYFJ/KwXAwHc8y1PfIndZtQighhn6OCKgSXS+mLigz6sXXE0fu2rcEQZVtK3eIxwk0jp0mSSoM1&#10;x4UKHb1UVBw2v0bBY5b13d493J9fQ7pz79Ov24+ftVI3o/75CUSgPlzD/+03rSCdweVL/AFy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SjBPCxwAAANsAAAAPAAAAAAAA&#10;AAAAAAAAAKECAABkcnMvZG93bnJldi54bWxQSwUGAAAAAAQABAD5AAAAlQMAAAAA&#10;" strokecolor="red" strokeweight="2.25pt">
                  <v:stroke endarrow="block" endcap="round"/>
                </v:shape>
                <w10:wrap type="through"/>
              </v:group>
            </w:pict>
          </mc:Fallback>
        </mc:AlternateContent>
      </w:r>
      <w:del w:id="141" w:author="Vicki Cornish" w:date="2019-06-12T16:30:00Z">
        <w:r w:rsidR="003A321D" w:rsidDel="003A321D">
          <w:rPr>
            <w:noProof/>
            <w:lang w:eastAsia="en-US" w:bidi="ar-SA"/>
          </w:rPr>
          <mc:AlternateContent>
            <mc:Choice Requires="wps">
              <w:drawing>
                <wp:anchor distT="0" distB="0" distL="114300" distR="114300" simplePos="0" relativeHeight="251608576" behindDoc="0" locked="0" layoutInCell="1" allowOverlap="1" wp14:anchorId="409FF70A" wp14:editId="35709666">
                  <wp:simplePos x="0" y="0"/>
                  <wp:positionH relativeFrom="column">
                    <wp:posOffset>131557</wp:posOffset>
                  </wp:positionH>
                  <wp:positionV relativeFrom="paragraph">
                    <wp:posOffset>905685</wp:posOffset>
                  </wp:positionV>
                  <wp:extent cx="198741" cy="99332"/>
                  <wp:effectExtent l="0" t="25400" r="55880" b="53340"/>
                  <wp:wrapTopAndBottom/>
                  <wp:docPr id="20" name="Right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741" cy="9933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C234B" id="Right Arrow 20" o:spid="_x0000_s1026" type="#_x0000_t13" style="position:absolute;margin-left:10.35pt;margin-top:71.3pt;width:15.65pt;height:7.8pt;z-index:25160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" adj="16202" fillcolor="red" strokecolor="red" strokeweight="1.25pt">
                  <v:stroke endcap="round"/>
                  <v:path arrowok="t"/>
                  <w10:wrap type="topAndBottom"/>
                </v:shape>
              </w:pict>
            </mc:Fallback>
          </mc:AlternateContent>
        </w:r>
      </w:del>
      <w:r w:rsidR="0034114A" w:rsidRPr="008577D9">
        <w:rPr>
          <w:rFonts w:asciiTheme="minorHAnsi" w:hAnsiTheme="minorHAnsi"/>
        </w:rPr>
        <w:t xml:space="preserve">Clicking the color reset button will undo all changes. </w:t>
      </w:r>
    </w:p>
    <w:p w14:paraId="4850BB62" w14:textId="536CE445" w:rsidR="00F72286" w:rsidRPr="009A4434" w:rsidRDefault="00F72286">
      <w:pPr>
        <w:spacing w:line="240" w:lineRule="auto"/>
        <w:jc w:val="both"/>
        <w:rPr>
          <w:rFonts w:asciiTheme="minorHAnsi" w:hAnsiTheme="minorHAnsi"/>
        </w:rPr>
        <w:pPrChange w:id="142" w:author="Vicki Cornish" w:date="2019-06-12T13:50:00Z">
          <w:pPr>
            <w:jc w:val="both"/>
          </w:pPr>
        </w:pPrChange>
      </w:pPr>
    </w:p>
    <w:p w14:paraId="73F2CA51" w14:textId="2465A384" w:rsidR="00E30430" w:rsidRDefault="00E30430">
      <w:pPr>
        <w:spacing w:line="240" w:lineRule="auto"/>
        <w:rPr>
          <w:rFonts w:asciiTheme="minorHAnsi" w:hAnsiTheme="minorHAnsi"/>
        </w:rPr>
        <w:pPrChange w:id="143" w:author="Vicki Cornish" w:date="2019-06-12T13:50:00Z">
          <w:pPr/>
        </w:pPrChange>
      </w:pPr>
    </w:p>
    <w:p w14:paraId="19844BF0" w14:textId="77777777" w:rsidR="00271584" w:rsidRDefault="00271584">
      <w:pPr>
        <w:spacing w:line="240" w:lineRule="auto"/>
        <w:ind w:left="450"/>
        <w:rPr>
          <w:ins w:id="144" w:author="Vicki Cornish" w:date="2019-06-12T16:33:00Z"/>
          <w:rFonts w:asciiTheme="minorHAnsi" w:hAnsiTheme="minorHAnsi"/>
        </w:rPr>
        <w:pPrChange w:id="145" w:author="Vicki Cornish" w:date="2019-06-12T13:50:00Z">
          <w:pPr/>
        </w:pPrChange>
      </w:pPr>
    </w:p>
    <w:p w14:paraId="0361F1C2" w14:textId="77777777" w:rsidR="00271584" w:rsidRDefault="00271584">
      <w:pPr>
        <w:spacing w:line="240" w:lineRule="auto"/>
        <w:ind w:left="450"/>
        <w:rPr>
          <w:ins w:id="146" w:author="Vicki Cornish" w:date="2019-06-12T16:33:00Z"/>
          <w:rFonts w:asciiTheme="minorHAnsi" w:hAnsiTheme="minorHAnsi"/>
        </w:rPr>
        <w:pPrChange w:id="147" w:author="Vicki Cornish" w:date="2019-06-12T13:50:00Z">
          <w:pPr/>
        </w:pPrChange>
      </w:pPr>
    </w:p>
    <w:p w14:paraId="5F846276" w14:textId="77777777" w:rsidR="00271584" w:rsidRDefault="00271584">
      <w:pPr>
        <w:spacing w:line="240" w:lineRule="auto"/>
        <w:ind w:left="450"/>
        <w:rPr>
          <w:ins w:id="148" w:author="Vicki Cornish" w:date="2019-06-12T16:33:00Z"/>
          <w:rFonts w:asciiTheme="minorHAnsi" w:hAnsiTheme="minorHAnsi"/>
        </w:rPr>
        <w:pPrChange w:id="149" w:author="Vicki Cornish" w:date="2019-06-12T13:50:00Z">
          <w:pPr/>
        </w:pPrChange>
      </w:pPr>
    </w:p>
    <w:p w14:paraId="74C2318A" w14:textId="77777777" w:rsidR="00271584" w:rsidRDefault="00271584">
      <w:pPr>
        <w:spacing w:line="240" w:lineRule="auto"/>
        <w:ind w:left="450"/>
        <w:rPr>
          <w:ins w:id="150" w:author="Vicki Cornish" w:date="2019-06-12T16:33:00Z"/>
          <w:rFonts w:asciiTheme="minorHAnsi" w:hAnsiTheme="minorHAnsi"/>
        </w:rPr>
        <w:pPrChange w:id="151" w:author="Vicki Cornish" w:date="2019-06-12T13:50:00Z">
          <w:pPr/>
        </w:pPrChange>
      </w:pPr>
    </w:p>
    <w:p w14:paraId="58F371D1" w14:textId="77777777" w:rsidR="00271584" w:rsidRDefault="00271584">
      <w:pPr>
        <w:spacing w:line="240" w:lineRule="auto"/>
        <w:ind w:left="450"/>
        <w:rPr>
          <w:ins w:id="152" w:author="Vicki Cornish" w:date="2019-06-12T16:33:00Z"/>
          <w:rFonts w:asciiTheme="minorHAnsi" w:hAnsiTheme="minorHAnsi"/>
        </w:rPr>
        <w:pPrChange w:id="153" w:author="Vicki Cornish" w:date="2019-06-12T13:50:00Z">
          <w:pPr/>
        </w:pPrChange>
      </w:pPr>
    </w:p>
    <w:p w14:paraId="0E625457" w14:textId="77777777" w:rsidR="00271584" w:rsidRDefault="00271584">
      <w:pPr>
        <w:spacing w:line="240" w:lineRule="auto"/>
        <w:ind w:left="450"/>
        <w:rPr>
          <w:ins w:id="154" w:author="Vicki Cornish" w:date="2019-06-12T16:33:00Z"/>
          <w:rFonts w:asciiTheme="minorHAnsi" w:hAnsiTheme="minorHAnsi"/>
        </w:rPr>
        <w:pPrChange w:id="155" w:author="Vicki Cornish" w:date="2019-06-12T13:50:00Z">
          <w:pPr/>
        </w:pPrChange>
      </w:pPr>
    </w:p>
    <w:p w14:paraId="6D4A5948" w14:textId="77777777" w:rsidR="00271584" w:rsidRDefault="00271584">
      <w:pPr>
        <w:spacing w:line="240" w:lineRule="auto"/>
        <w:ind w:left="450"/>
        <w:rPr>
          <w:ins w:id="156" w:author="Vicki Cornish" w:date="2019-06-12T16:33:00Z"/>
          <w:rFonts w:asciiTheme="minorHAnsi" w:hAnsiTheme="minorHAnsi"/>
        </w:rPr>
        <w:pPrChange w:id="157" w:author="Vicki Cornish" w:date="2019-06-12T13:50:00Z">
          <w:pPr/>
        </w:pPrChange>
      </w:pPr>
    </w:p>
    <w:p w14:paraId="58500A87" w14:textId="77777777" w:rsidR="00271584" w:rsidRDefault="00271584">
      <w:pPr>
        <w:spacing w:line="240" w:lineRule="auto"/>
        <w:ind w:left="450"/>
        <w:rPr>
          <w:ins w:id="158" w:author="Vicki Cornish" w:date="2019-06-12T16:33:00Z"/>
          <w:rFonts w:asciiTheme="minorHAnsi" w:hAnsiTheme="minorHAnsi"/>
        </w:rPr>
        <w:pPrChange w:id="159" w:author="Vicki Cornish" w:date="2019-06-12T13:50:00Z">
          <w:pPr/>
        </w:pPrChange>
      </w:pPr>
    </w:p>
    <w:p w14:paraId="11B0C220" w14:textId="77777777" w:rsidR="00271584" w:rsidRDefault="00271584">
      <w:pPr>
        <w:spacing w:line="240" w:lineRule="auto"/>
        <w:ind w:left="450"/>
        <w:rPr>
          <w:ins w:id="160" w:author="Vicki Cornish" w:date="2019-06-12T16:33:00Z"/>
          <w:rFonts w:asciiTheme="minorHAnsi" w:hAnsiTheme="minorHAnsi"/>
        </w:rPr>
        <w:pPrChange w:id="161" w:author="Vicki Cornish" w:date="2019-06-12T13:50:00Z">
          <w:pPr/>
        </w:pPrChange>
      </w:pPr>
    </w:p>
    <w:p w14:paraId="525FC830" w14:textId="0B32EF2E" w:rsidR="00E30430" w:rsidRDefault="00E30430">
      <w:pPr>
        <w:spacing w:line="240" w:lineRule="auto"/>
        <w:ind w:left="450"/>
        <w:rPr>
          <w:ins w:id="162" w:author="Vicki Cornish" w:date="2019-06-12T12:13:00Z"/>
          <w:rFonts w:asciiTheme="minorHAnsi" w:hAnsiTheme="minorHAnsi"/>
        </w:rPr>
        <w:pPrChange w:id="163" w:author="Vicki Cornish" w:date="2019-06-12T13:50:00Z">
          <w:pPr/>
        </w:pPrChange>
      </w:pPr>
      <w:r w:rsidRPr="008577D9">
        <w:rPr>
          <w:rFonts w:asciiTheme="minorHAnsi" w:hAnsiTheme="minorHAnsi"/>
        </w:rPr>
        <w:t>To copy a color scheme from one tree to another</w:t>
      </w:r>
      <w:r>
        <w:rPr>
          <w:rFonts w:asciiTheme="minorHAnsi" w:hAnsiTheme="minorHAnsi"/>
        </w:rPr>
        <w:t>,</w:t>
      </w:r>
      <w:r w:rsidRPr="008577D9">
        <w:rPr>
          <w:rFonts w:asciiTheme="minorHAnsi" w:hAnsiTheme="minorHAnsi"/>
        </w:rPr>
        <w:t xml:space="preserve"> copy hex values and then enter them </w:t>
      </w:r>
      <w:r>
        <w:rPr>
          <w:rFonts w:asciiTheme="minorHAnsi" w:hAnsiTheme="minorHAnsi"/>
        </w:rPr>
        <w:t xml:space="preserve">manually </w:t>
      </w:r>
      <w:r w:rsidRPr="008577D9">
        <w:rPr>
          <w:rFonts w:asciiTheme="minorHAnsi" w:hAnsiTheme="minorHAnsi"/>
        </w:rPr>
        <w:t xml:space="preserve">in the color editor on the </w:t>
      </w:r>
      <w:r>
        <w:rPr>
          <w:rFonts w:asciiTheme="minorHAnsi" w:hAnsiTheme="minorHAnsi"/>
        </w:rPr>
        <w:t>next</w:t>
      </w:r>
      <w:r w:rsidRPr="008577D9">
        <w:rPr>
          <w:rFonts w:asciiTheme="minorHAnsi" w:hAnsiTheme="minorHAnsi"/>
        </w:rPr>
        <w:t xml:space="preserve"> tree.</w:t>
      </w:r>
    </w:p>
    <w:p w14:paraId="6959B673" w14:textId="2C7D7C92" w:rsidR="00876472" w:rsidRDefault="00876472">
      <w:pPr>
        <w:spacing w:line="240" w:lineRule="auto"/>
        <w:rPr>
          <w:ins w:id="164" w:author="Vicki Cornish" w:date="2019-06-12T12:40:00Z"/>
          <w:rFonts w:asciiTheme="minorHAnsi" w:hAnsiTheme="minorHAnsi"/>
        </w:rPr>
        <w:pPrChange w:id="165" w:author="Vicki Cornish" w:date="2019-06-12T13:50:00Z">
          <w:pPr/>
        </w:pPrChange>
      </w:pPr>
      <w:ins w:id="166" w:author="Vicki Cornish" w:date="2019-06-12T12:40:00Z">
        <w:r>
          <w:rPr>
            <w:rFonts w:asciiTheme="minorHAnsi" w:hAnsiTheme="minorHAnsi"/>
          </w:rPr>
          <w:br w:type="page"/>
        </w:r>
      </w:ins>
    </w:p>
    <w:p w14:paraId="4939DAC7" w14:textId="6B9F0626" w:rsidR="004D3894" w:rsidRPr="008577D9" w:rsidDel="00E3391E" w:rsidRDefault="004D3894">
      <w:pPr>
        <w:spacing w:line="240" w:lineRule="auto"/>
        <w:rPr>
          <w:del w:id="167" w:author="Vicki Cornish" w:date="2019-06-12T12:45:00Z"/>
          <w:rFonts w:asciiTheme="minorHAnsi" w:hAnsiTheme="minorHAnsi"/>
        </w:rPr>
        <w:pPrChange w:id="168" w:author="Vicki Cornish" w:date="2019-06-12T13:50:00Z">
          <w:pPr/>
        </w:pPrChange>
      </w:pPr>
    </w:p>
    <w:p w14:paraId="27C6838E" w14:textId="77777777" w:rsidR="00876472" w:rsidRDefault="00876472">
      <w:pPr>
        <w:pStyle w:val="ListParagraph"/>
        <w:numPr>
          <w:ilvl w:val="0"/>
          <w:numId w:val="17"/>
        </w:numPr>
        <w:snapToGrid w:val="0"/>
        <w:spacing w:line="240" w:lineRule="auto"/>
        <w:rPr>
          <w:ins w:id="169" w:author="Vicki Cornish" w:date="2019-06-12T13:52:00Z"/>
          <w:b/>
        </w:rPr>
        <w:pPrChange w:id="170" w:author="Vicki Cornish" w:date="2019-06-12T13:50:00Z">
          <w:pPr>
            <w:pStyle w:val="ListParagraph"/>
            <w:numPr>
              <w:numId w:val="17"/>
            </w:numPr>
            <w:snapToGrid w:val="0"/>
            <w:ind w:left="420" w:hanging="420"/>
          </w:pPr>
        </w:pPrChange>
      </w:pPr>
      <w:ins w:id="171" w:author="Vicki Cornish" w:date="2019-06-12T12:41:00Z">
        <w:r w:rsidRPr="00876472">
          <w:rPr>
            <w:b/>
            <w:rPrChange w:id="172" w:author="Vicki Cornish" w:date="2019-06-12T12:41:00Z">
              <w:rPr/>
            </w:rPrChange>
          </w:rPr>
          <w:t>Data Standardization</w:t>
        </w:r>
      </w:ins>
    </w:p>
    <w:p w14:paraId="730F75F4" w14:textId="77777777" w:rsidR="00586466" w:rsidRDefault="00586466">
      <w:pPr>
        <w:pStyle w:val="ListParagraph"/>
        <w:snapToGrid w:val="0"/>
        <w:spacing w:line="240" w:lineRule="auto"/>
        <w:ind w:left="420"/>
        <w:rPr>
          <w:ins w:id="173" w:author="Vicki Cornish" w:date="2019-06-12T12:41:00Z"/>
          <w:b/>
        </w:rPr>
        <w:pPrChange w:id="174" w:author="Vicki Cornish" w:date="2019-06-12T13:52:00Z">
          <w:pPr>
            <w:pStyle w:val="ListParagraph"/>
            <w:numPr>
              <w:numId w:val="17"/>
            </w:numPr>
            <w:snapToGrid w:val="0"/>
            <w:ind w:left="420" w:hanging="420"/>
          </w:pPr>
        </w:pPrChange>
      </w:pPr>
    </w:p>
    <w:p w14:paraId="73883FDD" w14:textId="6E421C6F" w:rsidR="00362BBF" w:rsidRPr="000C2493" w:rsidRDefault="00876472">
      <w:pPr>
        <w:pStyle w:val="ListParagraph"/>
        <w:spacing w:line="240" w:lineRule="auto"/>
        <w:ind w:left="420"/>
        <w:rPr>
          <w:ins w:id="175" w:author="Vicki Cornish" w:date="2019-06-12T15:25:00Z"/>
          <w:rFonts w:asciiTheme="minorHAnsi" w:eastAsia="Times New Roman" w:hAnsiTheme="minorHAnsi" w:cs="Arial"/>
          <w:color w:val="222222"/>
          <w:shd w:val="clear" w:color="auto" w:fill="FFFFFF"/>
          <w:lang w:eastAsia="en-US" w:bidi="ar-SA"/>
          <w:rPrChange w:id="176" w:author="Vicki Cornish" w:date="2019-06-12T15:35:00Z">
            <w:rPr>
              <w:ins w:id="177" w:author="Vicki Cornish" w:date="2019-06-12T15:25:00Z"/>
              <w:rFonts w:ascii="Arial" w:eastAsia="Times New Roman" w:hAnsi="Arial" w:cs="Arial"/>
              <w:color w:val="222222"/>
              <w:shd w:val="clear" w:color="auto" w:fill="FFFFFF"/>
              <w:lang w:eastAsia="en-US" w:bidi="ar-SA"/>
            </w:rPr>
          </w:rPrChange>
        </w:rPr>
        <w:pPrChange w:id="178" w:author="Vicki Cornish" w:date="2019-06-12T13:50:00Z">
          <w:pPr>
            <w:pStyle w:val="ListParagraph"/>
            <w:numPr>
              <w:numId w:val="17"/>
            </w:numPr>
            <w:ind w:left="420" w:hanging="420"/>
          </w:pPr>
        </w:pPrChange>
      </w:pPr>
      <w:ins w:id="179" w:author="Vicki Cornish" w:date="2019-06-12T12:41:00Z">
        <w:r w:rsidRPr="000C2493">
          <w:rPr>
            <w:rFonts w:asciiTheme="minorHAnsi" w:eastAsia="Times New Roman" w:hAnsiTheme="minorHAnsi" w:cs="Arial"/>
            <w:color w:val="222222"/>
            <w:shd w:val="clear" w:color="auto" w:fill="FFFFFF"/>
            <w:lang w:eastAsia="en-US" w:bidi="ar-SA"/>
            <w:rPrChange w:id="180" w:author="Vicki Cornish" w:date="2019-06-12T15:35:00Z">
              <w:rPr>
                <w:rFonts w:ascii="Arial" w:eastAsia="Times New Roman" w:hAnsi="Arial" w:cs="Arial"/>
                <w:color w:val="222222"/>
                <w:shd w:val="clear" w:color="auto" w:fill="FFFFFF"/>
                <w:lang w:eastAsia="en-US" w:bidi="ar-SA"/>
              </w:rPr>
            </w:rPrChange>
          </w:rPr>
          <w:t>PhyloXML is an XML language for describing evolutionary trees or networks and data associated with them (Han &amp; Zmasek 2009). In T-BAS, DNA sequences and associated specimen metadata are phylogenetically placed on curated multi-locus reference trees and the placement results are standardized using an extended PhyloXML format. This standardization allows placements and associated specimen attributes (e.g. host, locality, environmental traits) to be readily viewed, archived and importantly analyzed within a phylogenetic context. Unlike other data standards used for phylogenetic trees, PhyloXML can be adapted and extended to integrate disparate forms of data. To this end we added additional PhyloXML elements to accommodate raw sequence data and alignments that are associated with each taxonomic scale in the tree – from phylum to individuals in populations. This standardization provides a consistent handling of the data and is currently used by T-BAS and other tools in the DeCIFR toolkit. </w:t>
        </w:r>
        <w:r w:rsidRPr="000C2493">
          <w:rPr>
            <w:rFonts w:asciiTheme="minorHAnsi" w:eastAsia="Times New Roman" w:hAnsiTheme="minorHAnsi" w:cs="Arial"/>
            <w:color w:val="222222"/>
            <w:lang w:eastAsia="en-US" w:bidi="ar-SA"/>
            <w:rPrChange w:id="181" w:author="Vicki Cornish" w:date="2019-06-12T15:35:00Z">
              <w:rPr>
                <w:rFonts w:ascii="Arial" w:eastAsia="Times New Roman" w:hAnsi="Arial" w:cs="Arial"/>
                <w:color w:val="222222"/>
                <w:lang w:eastAsia="en-US" w:bidi="ar-SA"/>
              </w:rPr>
            </w:rPrChange>
          </w:rPr>
          <w:br/>
        </w:r>
        <w:r w:rsidRPr="000C2493">
          <w:rPr>
            <w:rFonts w:asciiTheme="minorHAnsi" w:eastAsia="Times New Roman" w:hAnsiTheme="minorHAnsi" w:cs="Arial"/>
            <w:color w:val="222222"/>
            <w:lang w:eastAsia="en-US" w:bidi="ar-SA"/>
            <w:rPrChange w:id="182" w:author="Vicki Cornish" w:date="2019-06-12T15:35:00Z">
              <w:rPr>
                <w:rFonts w:ascii="Arial" w:eastAsia="Times New Roman" w:hAnsi="Arial" w:cs="Arial"/>
                <w:color w:val="222222"/>
                <w:lang w:eastAsia="en-US" w:bidi="ar-SA"/>
              </w:rPr>
            </w:rPrChange>
          </w:rPr>
          <w:br/>
        </w:r>
        <w:r w:rsidRPr="000C2493">
          <w:rPr>
            <w:rFonts w:asciiTheme="minorHAnsi" w:eastAsia="Times New Roman" w:hAnsiTheme="minorHAnsi" w:cs="Arial"/>
            <w:color w:val="222222"/>
            <w:shd w:val="clear" w:color="auto" w:fill="FFFFFF"/>
            <w:lang w:eastAsia="en-US" w:bidi="ar-SA"/>
            <w:rPrChange w:id="183" w:author="Vicki Cornish" w:date="2019-06-12T15:35:00Z">
              <w:rPr>
                <w:rFonts w:ascii="Arial" w:eastAsia="Times New Roman" w:hAnsi="Arial" w:cs="Arial"/>
                <w:color w:val="222222"/>
                <w:shd w:val="clear" w:color="auto" w:fill="FFFFFF"/>
                <w:lang w:eastAsia="en-US" w:bidi="ar-SA"/>
              </w:rPr>
            </w:rPrChange>
          </w:rPr>
          <w:t>Our new PhyloXML schema named “cifr PhyloXML” includes new tags</w:t>
        </w:r>
      </w:ins>
      <w:ins w:id="184" w:author="Vicki Cornish" w:date="2019-06-12T15:31:00Z">
        <w:r w:rsidR="00CC71E9" w:rsidRPr="000C2493">
          <w:rPr>
            <w:rFonts w:asciiTheme="minorHAnsi" w:eastAsia="Times New Roman" w:hAnsiTheme="minorHAnsi" w:cs="Arial"/>
            <w:color w:val="222222"/>
            <w:shd w:val="clear" w:color="auto" w:fill="FFFFFF"/>
            <w:lang w:eastAsia="en-US" w:bidi="ar-SA"/>
            <w:rPrChange w:id="185" w:author="Vicki Cornish" w:date="2019-06-12T15:35:00Z">
              <w:rPr>
                <w:rFonts w:ascii="Arial" w:eastAsia="Times New Roman" w:hAnsi="Arial" w:cs="Arial"/>
                <w:color w:val="222222"/>
                <w:shd w:val="clear" w:color="auto" w:fill="FFFFFF"/>
                <w:lang w:eastAsia="en-US" w:bidi="ar-SA"/>
              </w:rPr>
            </w:rPrChange>
          </w:rPr>
          <w:t>:</w:t>
        </w:r>
      </w:ins>
      <w:ins w:id="186" w:author="Vicki Cornish" w:date="2019-06-12T12:41:00Z">
        <w:r w:rsidR="00CC71E9" w:rsidRPr="000C2493">
          <w:rPr>
            <w:rFonts w:asciiTheme="minorHAnsi" w:eastAsia="Times New Roman" w:hAnsiTheme="minorHAnsi" w:cs="Arial"/>
            <w:color w:val="222222"/>
            <w:shd w:val="clear" w:color="auto" w:fill="FFFFFF"/>
            <w:lang w:eastAsia="en-US" w:bidi="ar-SA"/>
            <w:rPrChange w:id="187" w:author="Vicki Cornish" w:date="2019-06-12T15:35:00Z">
              <w:rPr>
                <w:rFonts w:ascii="Arial" w:eastAsia="Times New Roman" w:hAnsi="Arial" w:cs="Arial"/>
                <w:color w:val="222222"/>
                <w:shd w:val="clear" w:color="auto" w:fill="FFFFFF"/>
                <w:lang w:eastAsia="en-US" w:bidi="ar-SA"/>
              </w:rPr>
            </w:rPrChange>
          </w:rPr>
          <w:t xml:space="preserve"> </w:t>
        </w:r>
      </w:ins>
      <w:proofErr w:type="gramStart"/>
      <w:ins w:id="188" w:author="Vicki Cornish" w:date="2019-06-12T16:36:00Z">
        <w:r w:rsidR="00AF2FEC" w:rsidRPr="004171FE">
          <w:rPr>
            <w:rFonts w:asciiTheme="minorHAnsi" w:eastAsia="Times New Roman" w:hAnsiTheme="minorHAnsi" w:cs="Arial"/>
            <w:color w:val="222222"/>
            <w:shd w:val="clear" w:color="auto" w:fill="FFFFFF"/>
            <w:lang w:eastAsia="en-US" w:bidi="ar-SA"/>
          </w:rPr>
          <w:t>cifr:otus</w:t>
        </w:r>
        <w:proofErr w:type="gramEnd"/>
        <w:r w:rsidR="00AF2FEC">
          <w:rPr>
            <w:rFonts w:asciiTheme="minorHAnsi" w:eastAsia="Times New Roman" w:hAnsiTheme="minorHAnsi" w:cs="Arial"/>
            <w:color w:val="222222"/>
            <w:shd w:val="clear" w:color="auto" w:fill="FFFFFF"/>
            <w:lang w:eastAsia="en-US" w:bidi="ar-SA"/>
          </w:rPr>
          <w:t xml:space="preserve">, </w:t>
        </w:r>
      </w:ins>
      <w:ins w:id="189" w:author="Vicki Cornish" w:date="2019-06-12T12:41:00Z">
        <w:r w:rsidRPr="000C2493">
          <w:rPr>
            <w:rFonts w:asciiTheme="minorHAnsi" w:eastAsia="Times New Roman" w:hAnsiTheme="minorHAnsi" w:cs="Arial"/>
            <w:color w:val="222222"/>
            <w:shd w:val="clear" w:color="auto" w:fill="FFFFFF"/>
            <w:lang w:eastAsia="en-US" w:bidi="ar-SA"/>
            <w:rPrChange w:id="190" w:author="Vicki Cornish" w:date="2019-06-12T15:35:00Z">
              <w:rPr>
                <w:rFonts w:ascii="Arial" w:eastAsia="Times New Roman" w:hAnsi="Arial" w:cs="Arial"/>
                <w:color w:val="222222"/>
                <w:shd w:val="clear" w:color="auto" w:fill="FFFFFF"/>
                <w:lang w:eastAsia="en-US" w:bidi="ar-SA"/>
              </w:rPr>
            </w:rPrChange>
          </w:rPr>
          <w:t>cif</w:t>
        </w:r>
        <w:r w:rsidR="00CC71E9" w:rsidRPr="000C2493">
          <w:rPr>
            <w:rFonts w:asciiTheme="minorHAnsi" w:eastAsia="Times New Roman" w:hAnsiTheme="minorHAnsi" w:cs="Arial"/>
            <w:color w:val="222222"/>
            <w:shd w:val="clear" w:color="auto" w:fill="FFFFFF"/>
            <w:lang w:eastAsia="en-US" w:bidi="ar-SA"/>
            <w:rPrChange w:id="191" w:author="Vicki Cornish" w:date="2019-06-12T15:35:00Z">
              <w:rPr>
                <w:rFonts w:ascii="Arial" w:eastAsia="Times New Roman" w:hAnsi="Arial" w:cs="Arial"/>
                <w:color w:val="222222"/>
                <w:shd w:val="clear" w:color="auto" w:fill="FFFFFF"/>
                <w:lang w:eastAsia="en-US" w:bidi="ar-SA"/>
              </w:rPr>
            </w:rPrChange>
          </w:rPr>
          <w:t xml:space="preserve">r:attributes, </w:t>
        </w:r>
      </w:ins>
      <w:ins w:id="192" w:author="Vicki Cornish" w:date="2019-06-12T15:33:00Z">
        <w:r w:rsidR="00CC71E9" w:rsidRPr="000C2493">
          <w:rPr>
            <w:rFonts w:asciiTheme="minorHAnsi" w:eastAsia="Times New Roman" w:hAnsiTheme="minorHAnsi" w:cs="Arial"/>
            <w:color w:val="222222"/>
            <w:shd w:val="clear" w:color="auto" w:fill="FFFFFF"/>
            <w:lang w:eastAsia="en-US" w:bidi="ar-SA"/>
            <w:rPrChange w:id="193" w:author="Vicki Cornish" w:date="2019-06-12T15:35:00Z">
              <w:rPr>
                <w:rFonts w:ascii="Arial" w:eastAsia="Times New Roman" w:hAnsi="Arial" w:cs="Arial"/>
                <w:color w:val="222222"/>
                <w:shd w:val="clear" w:color="auto" w:fill="FFFFFF"/>
                <w:lang w:eastAsia="en-US" w:bidi="ar-SA"/>
              </w:rPr>
            </w:rPrChange>
          </w:rPr>
          <w:t xml:space="preserve">and </w:t>
        </w:r>
      </w:ins>
      <w:ins w:id="194" w:author="Vicki Cornish" w:date="2019-06-12T12:41:00Z">
        <w:r w:rsidRPr="000C2493">
          <w:rPr>
            <w:rFonts w:asciiTheme="minorHAnsi" w:eastAsia="Times New Roman" w:hAnsiTheme="minorHAnsi" w:cs="Arial"/>
            <w:color w:val="222222"/>
            <w:shd w:val="clear" w:color="auto" w:fill="FFFFFF"/>
            <w:lang w:eastAsia="en-US" w:bidi="ar-SA"/>
            <w:rPrChange w:id="195" w:author="Vicki Cornish" w:date="2019-06-12T15:35:00Z">
              <w:rPr>
                <w:rFonts w:ascii="Arial" w:eastAsia="Times New Roman" w:hAnsi="Arial" w:cs="Arial"/>
                <w:color w:val="222222"/>
                <w:shd w:val="clear" w:color="auto" w:fill="FFFFFF"/>
                <w:lang w:eastAsia="en-US" w:bidi="ar-SA"/>
              </w:rPr>
            </w:rPrChange>
          </w:rPr>
          <w:t>cifr:genes</w:t>
        </w:r>
      </w:ins>
      <w:ins w:id="196" w:author="Vicki Cornish" w:date="2019-06-12T15:32:00Z">
        <w:r w:rsidR="00CC71E9" w:rsidRPr="000C2493">
          <w:rPr>
            <w:rFonts w:asciiTheme="minorHAnsi" w:eastAsia="Times New Roman" w:hAnsiTheme="minorHAnsi" w:cs="Arial"/>
            <w:color w:val="222222"/>
            <w:shd w:val="clear" w:color="auto" w:fill="FFFFFF"/>
            <w:lang w:eastAsia="en-US" w:bidi="ar-SA"/>
            <w:rPrChange w:id="197" w:author="Vicki Cornish" w:date="2019-06-12T15:35:00Z">
              <w:rPr>
                <w:rFonts w:ascii="Arial" w:eastAsia="Times New Roman" w:hAnsi="Arial" w:cs="Arial"/>
                <w:color w:val="222222"/>
                <w:shd w:val="clear" w:color="auto" w:fill="FFFFFF"/>
                <w:lang w:eastAsia="en-US" w:bidi="ar-SA"/>
              </w:rPr>
            </w:rPrChange>
          </w:rPr>
          <w:t>.</w:t>
        </w:r>
      </w:ins>
      <w:ins w:id="198" w:author="Vicki Cornish" w:date="2019-06-12T12:41:00Z">
        <w:r w:rsidRPr="000C2493">
          <w:rPr>
            <w:rFonts w:asciiTheme="minorHAnsi" w:eastAsia="Times New Roman" w:hAnsiTheme="minorHAnsi" w:cs="Arial"/>
            <w:color w:val="222222"/>
            <w:shd w:val="clear" w:color="auto" w:fill="FFFFFF"/>
            <w:lang w:eastAsia="en-US" w:bidi="ar-SA"/>
            <w:rPrChange w:id="199" w:author="Vicki Cornish" w:date="2019-06-12T15:35:00Z">
              <w:rPr>
                <w:rFonts w:ascii="Arial" w:eastAsia="Times New Roman" w:hAnsi="Arial" w:cs="Arial"/>
                <w:color w:val="222222"/>
                <w:shd w:val="clear" w:color="auto" w:fill="FFFFFF"/>
                <w:lang w:eastAsia="en-US" w:bidi="ar-SA"/>
              </w:rPr>
            </w:rPrChange>
          </w:rPr>
          <w:t xml:space="preserve"> </w:t>
        </w:r>
      </w:ins>
    </w:p>
    <w:p w14:paraId="21E1FDF3" w14:textId="77777777" w:rsidR="00362BBF" w:rsidRPr="000C2493" w:rsidRDefault="00362BBF">
      <w:pPr>
        <w:pStyle w:val="ListParagraph"/>
        <w:spacing w:line="240" w:lineRule="auto"/>
        <w:ind w:left="420"/>
        <w:rPr>
          <w:ins w:id="200" w:author="Vicki Cornish" w:date="2019-06-12T15:25:00Z"/>
          <w:rFonts w:asciiTheme="minorHAnsi" w:eastAsia="Times New Roman" w:hAnsiTheme="minorHAnsi" w:cs="Arial"/>
          <w:color w:val="222222"/>
          <w:shd w:val="clear" w:color="auto" w:fill="FFFFFF"/>
          <w:lang w:eastAsia="en-US" w:bidi="ar-SA"/>
          <w:rPrChange w:id="201" w:author="Vicki Cornish" w:date="2019-06-12T15:35:00Z">
            <w:rPr>
              <w:ins w:id="202" w:author="Vicki Cornish" w:date="2019-06-12T15:25:00Z"/>
              <w:rFonts w:ascii="Arial" w:eastAsia="Times New Roman" w:hAnsi="Arial" w:cs="Arial"/>
              <w:color w:val="222222"/>
              <w:shd w:val="clear" w:color="auto" w:fill="FFFFFF"/>
              <w:lang w:eastAsia="en-US" w:bidi="ar-SA"/>
            </w:rPr>
          </w:rPrChange>
        </w:rPr>
        <w:pPrChange w:id="203" w:author="Vicki Cornish" w:date="2019-06-12T13:50:00Z">
          <w:pPr>
            <w:pStyle w:val="ListParagraph"/>
            <w:numPr>
              <w:numId w:val="17"/>
            </w:numPr>
            <w:ind w:left="420" w:hanging="420"/>
          </w:pPr>
        </w:pPrChange>
      </w:pPr>
    </w:p>
    <w:p w14:paraId="298C3FF2" w14:textId="131611E9" w:rsidR="000C2493" w:rsidRPr="000C2493" w:rsidRDefault="00AF2FEC">
      <w:pPr>
        <w:pStyle w:val="ListParagraph"/>
        <w:spacing w:line="240" w:lineRule="auto"/>
        <w:ind w:left="420"/>
        <w:rPr>
          <w:ins w:id="204" w:author="Vicki Cornish" w:date="2019-06-12T15:34:00Z"/>
          <w:rFonts w:asciiTheme="minorHAnsi" w:eastAsia="Times New Roman" w:hAnsiTheme="minorHAnsi" w:cs="Arial"/>
          <w:b/>
          <w:color w:val="222222"/>
          <w:u w:val="single"/>
          <w:shd w:val="clear" w:color="auto" w:fill="FFFFFF"/>
          <w:lang w:eastAsia="en-US" w:bidi="ar-SA"/>
          <w:rPrChange w:id="205" w:author="Vicki Cornish" w:date="2019-06-12T15:35:00Z">
            <w:rPr>
              <w:ins w:id="206" w:author="Vicki Cornish" w:date="2019-06-12T15:34:00Z"/>
              <w:rFonts w:ascii="Arial" w:eastAsia="Times New Roman" w:hAnsi="Arial" w:cs="Arial"/>
              <w:color w:val="222222"/>
              <w:shd w:val="clear" w:color="auto" w:fill="FFFFFF"/>
              <w:lang w:eastAsia="en-US" w:bidi="ar-SA"/>
            </w:rPr>
          </w:rPrChange>
        </w:rPr>
        <w:pPrChange w:id="207" w:author="Vicki Cornish" w:date="2019-06-12T13:50:00Z">
          <w:pPr>
            <w:pStyle w:val="ListParagraph"/>
            <w:numPr>
              <w:numId w:val="17"/>
            </w:numPr>
            <w:ind w:left="420" w:hanging="420"/>
          </w:pPr>
        </w:pPrChange>
      </w:pPr>
      <w:proofErr w:type="gramStart"/>
      <w:ins w:id="208" w:author="Vicki Cornish" w:date="2019-06-12T15:34:00Z">
        <w:r>
          <w:rPr>
            <w:rFonts w:asciiTheme="minorHAnsi" w:eastAsia="Times New Roman" w:hAnsiTheme="minorHAnsi" w:cs="Arial"/>
            <w:b/>
            <w:color w:val="222222"/>
            <w:u w:val="single"/>
            <w:shd w:val="clear" w:color="auto" w:fill="FFFFFF"/>
            <w:lang w:eastAsia="en-US" w:bidi="ar-SA"/>
          </w:rPr>
          <w:t>cifr:otus</w:t>
        </w:r>
        <w:proofErr w:type="gramEnd"/>
        <w:r w:rsidR="000C2493" w:rsidRPr="000C2493">
          <w:rPr>
            <w:rFonts w:asciiTheme="minorHAnsi" w:eastAsia="Times New Roman" w:hAnsiTheme="minorHAnsi" w:cs="Arial"/>
            <w:b/>
            <w:color w:val="222222"/>
            <w:u w:val="single"/>
            <w:shd w:val="clear" w:color="auto" w:fill="FFFFFF"/>
            <w:lang w:eastAsia="en-US" w:bidi="ar-SA"/>
            <w:rPrChange w:id="209" w:author="Vicki Cornish" w:date="2019-06-12T15:35:00Z">
              <w:rPr>
                <w:rFonts w:ascii="Arial" w:eastAsia="Times New Roman" w:hAnsi="Arial" w:cs="Arial"/>
                <w:color w:val="222222"/>
                <w:shd w:val="clear" w:color="auto" w:fill="FFFFFF"/>
                <w:lang w:eastAsia="en-US" w:bidi="ar-SA"/>
              </w:rPr>
            </w:rPrChange>
          </w:rPr>
          <w:t> </w:t>
        </w:r>
      </w:ins>
    </w:p>
    <w:p w14:paraId="63BF9EA2" w14:textId="573603EC" w:rsidR="006E55A9" w:rsidRDefault="006E55A9">
      <w:pPr>
        <w:pStyle w:val="ListParagraph"/>
        <w:spacing w:line="240" w:lineRule="auto"/>
        <w:ind w:left="420"/>
        <w:rPr>
          <w:ins w:id="210" w:author="Vicki Cornish" w:date="2019-06-12T15:47:00Z"/>
          <w:rFonts w:asciiTheme="minorHAnsi" w:eastAsia="Times New Roman" w:hAnsiTheme="minorHAnsi" w:cs="Arial"/>
          <w:color w:val="222222"/>
          <w:shd w:val="clear" w:color="auto" w:fill="FFFFFF"/>
          <w:lang w:eastAsia="en-US" w:bidi="ar-SA"/>
        </w:rPr>
        <w:pPrChange w:id="211" w:author="Vicki Cornish" w:date="2019-06-12T13:50:00Z">
          <w:pPr>
            <w:pStyle w:val="ListParagraph"/>
            <w:numPr>
              <w:numId w:val="17"/>
            </w:numPr>
            <w:ind w:left="420" w:hanging="420"/>
          </w:pPr>
        </w:pPrChange>
      </w:pPr>
      <w:ins w:id="212" w:author="Vicki Cornish" w:date="2019-06-12T15:45:00Z">
        <w:r w:rsidRPr="006E55A9">
          <w:rPr>
            <w:rFonts w:asciiTheme="minorHAnsi" w:eastAsia="Times New Roman" w:hAnsiTheme="minorHAnsi" w:cs="Arial"/>
            <w:color w:val="222222"/>
            <w:shd w:val="clear" w:color="auto" w:fill="FFFFFF"/>
            <w:lang w:eastAsia="en-US" w:bidi="ar-SA"/>
          </w:rPr>
          <w:t xml:space="preserve">A </w:t>
        </w:r>
      </w:ins>
      <w:proofErr w:type="gramStart"/>
      <w:ins w:id="213" w:author="Vicki Cornish" w:date="2019-06-12T15:46:00Z">
        <w:r w:rsidRPr="006E55A9">
          <w:rPr>
            <w:rFonts w:asciiTheme="minorHAnsi" w:eastAsia="Times New Roman" w:hAnsiTheme="minorHAnsi" w:cs="Arial"/>
            <w:color w:val="222222"/>
            <w:shd w:val="clear" w:color="auto" w:fill="FFFFFF"/>
            <w:lang w:eastAsia="en-US" w:bidi="ar-SA"/>
          </w:rPr>
          <w:t>cifr:otu</w:t>
        </w:r>
        <w:proofErr w:type="gramEnd"/>
        <w:r w:rsidRPr="006E55A9">
          <w:rPr>
            <w:rFonts w:asciiTheme="minorHAnsi" w:eastAsia="Times New Roman" w:hAnsiTheme="minorHAnsi" w:cs="Arial"/>
            <w:color w:val="222222"/>
            <w:shd w:val="clear" w:color="auto" w:fill="FFFFFF"/>
            <w:lang w:eastAsia="en-US" w:bidi="ar-SA"/>
          </w:rPr>
          <w:t xml:space="preserve"> tag </w:t>
        </w:r>
      </w:ins>
      <w:ins w:id="214" w:author="Vicki Cornish" w:date="2019-06-12T15:45:00Z">
        <w:r w:rsidRPr="006E55A9">
          <w:rPr>
            <w:rFonts w:asciiTheme="minorHAnsi" w:eastAsia="Times New Roman" w:hAnsiTheme="minorHAnsi" w:cs="Arial"/>
            <w:color w:val="222222"/>
            <w:shd w:val="clear" w:color="auto" w:fill="FFFFFF"/>
            <w:lang w:eastAsia="en-US" w:bidi="ar-SA"/>
            <w:rPrChange w:id="215" w:author="Vicki Cornish" w:date="2019-06-12T15:46:00Z">
              <w:rPr>
                <w:rFonts w:ascii="Arial" w:eastAsia="Times New Roman" w:hAnsi="Arial" w:cs="Arial"/>
                <w:color w:val="222222"/>
                <w:shd w:val="clear" w:color="auto" w:fill="FFFFFF"/>
                <w:lang w:eastAsia="en-US" w:bidi="ar-SA"/>
              </w:rPr>
            </w:rPrChange>
          </w:rPr>
          <w:t>save</w:t>
        </w:r>
      </w:ins>
      <w:ins w:id="216" w:author="Vicki Cornish" w:date="2019-06-12T15:46:00Z">
        <w:r w:rsidRPr="006E55A9">
          <w:rPr>
            <w:rFonts w:asciiTheme="minorHAnsi" w:eastAsia="Times New Roman" w:hAnsiTheme="minorHAnsi" w:cs="Arial"/>
            <w:color w:val="222222"/>
            <w:shd w:val="clear" w:color="auto" w:fill="FFFFFF"/>
            <w:lang w:eastAsia="en-US" w:bidi="ar-SA"/>
            <w:rPrChange w:id="217" w:author="Vicki Cornish" w:date="2019-06-12T15:46:00Z">
              <w:rPr>
                <w:rFonts w:ascii="Arial" w:eastAsia="Times New Roman" w:hAnsi="Arial" w:cs="Arial"/>
                <w:color w:val="222222"/>
                <w:shd w:val="clear" w:color="auto" w:fill="FFFFFF"/>
                <w:lang w:eastAsia="en-US" w:bidi="ar-SA"/>
              </w:rPr>
            </w:rPrChange>
          </w:rPr>
          <w:t>s</w:t>
        </w:r>
      </w:ins>
      <w:ins w:id="218" w:author="Vicki Cornish" w:date="2019-06-12T15:45:00Z">
        <w:r w:rsidRPr="006E55A9">
          <w:rPr>
            <w:rFonts w:asciiTheme="minorHAnsi" w:eastAsia="Times New Roman" w:hAnsiTheme="minorHAnsi" w:cs="Arial"/>
            <w:color w:val="222222"/>
            <w:shd w:val="clear" w:color="auto" w:fill="FFFFFF"/>
            <w:lang w:eastAsia="en-US" w:bidi="ar-SA"/>
            <w:rPrChange w:id="219" w:author="Vicki Cornish" w:date="2019-06-12T15:46:00Z">
              <w:rPr>
                <w:rFonts w:ascii="Arial" w:eastAsia="Times New Roman" w:hAnsi="Arial" w:cs="Arial"/>
                <w:color w:val="222222"/>
                <w:shd w:val="clear" w:color="auto" w:fill="FFFFFF"/>
                <w:lang w:eastAsia="en-US" w:bidi="ar-SA"/>
              </w:rPr>
            </w:rPrChange>
          </w:rPr>
          <w:t xml:space="preserve"> all the information in the OTUs of the submitted samples</w:t>
        </w:r>
      </w:ins>
      <w:ins w:id="220" w:author="Vicki Cornish" w:date="2019-06-12T15:47:00Z">
        <w:r>
          <w:rPr>
            <w:rFonts w:asciiTheme="minorHAnsi" w:eastAsia="Times New Roman" w:hAnsiTheme="minorHAnsi" w:cs="Arial"/>
            <w:color w:val="222222"/>
            <w:shd w:val="clear" w:color="auto" w:fill="FFFFFF"/>
            <w:lang w:eastAsia="en-US" w:bidi="ar-SA"/>
          </w:rPr>
          <w:t>.</w:t>
        </w:r>
      </w:ins>
    </w:p>
    <w:p w14:paraId="59E5929A" w14:textId="77777777" w:rsidR="006E55A9" w:rsidRPr="006E55A9" w:rsidRDefault="006E55A9">
      <w:pPr>
        <w:pStyle w:val="ListParagraph"/>
        <w:spacing w:line="240" w:lineRule="auto"/>
        <w:ind w:left="420"/>
        <w:rPr>
          <w:ins w:id="221" w:author="Vicki Cornish" w:date="2019-06-12T15:45:00Z"/>
          <w:rFonts w:asciiTheme="minorHAnsi" w:eastAsia="Times New Roman" w:hAnsiTheme="minorHAnsi" w:cs="Arial"/>
          <w:color w:val="222222"/>
          <w:shd w:val="clear" w:color="auto" w:fill="FFFFFF"/>
          <w:lang w:eastAsia="en-US" w:bidi="ar-SA"/>
        </w:rPr>
        <w:pPrChange w:id="222" w:author="Vicki Cornish" w:date="2019-06-12T13:50:00Z">
          <w:pPr>
            <w:pStyle w:val="ListParagraph"/>
            <w:numPr>
              <w:numId w:val="17"/>
            </w:numPr>
            <w:ind w:left="420" w:hanging="420"/>
          </w:pPr>
        </w:pPrChange>
      </w:pPr>
    </w:p>
    <w:p w14:paraId="2AF2992F" w14:textId="77777777" w:rsidR="00062696" w:rsidRDefault="009449E9">
      <w:pPr>
        <w:pStyle w:val="ListParagraph"/>
        <w:spacing w:line="240" w:lineRule="auto"/>
        <w:ind w:left="420"/>
        <w:rPr>
          <w:ins w:id="223" w:author="Vicki Cornish" w:date="2019-06-12T16:22:00Z"/>
          <w:rFonts w:asciiTheme="minorHAnsi" w:eastAsia="Times New Roman" w:hAnsiTheme="minorHAnsi" w:cs="Arial"/>
          <w:color w:val="222222"/>
          <w:shd w:val="clear" w:color="auto" w:fill="FFFFFF"/>
          <w:lang w:eastAsia="en-US" w:bidi="ar-SA"/>
        </w:rPr>
        <w:pPrChange w:id="224" w:author="Vicki Cornish" w:date="2019-06-12T13:50:00Z">
          <w:pPr>
            <w:pStyle w:val="ListParagraph"/>
            <w:numPr>
              <w:numId w:val="17"/>
            </w:numPr>
            <w:ind w:left="420" w:hanging="420"/>
          </w:pPr>
        </w:pPrChange>
      </w:pPr>
      <w:ins w:id="225" w:author="Vicki Cornish" w:date="2019-06-12T12:41:00Z">
        <w:r w:rsidRPr="000C2493">
          <w:rPr>
            <w:rFonts w:asciiTheme="minorHAnsi" w:eastAsia="Times New Roman" w:hAnsiTheme="minorHAnsi" w:cs="Arial"/>
            <w:color w:val="222222"/>
            <w:shd w:val="clear" w:color="auto" w:fill="FFFFFF"/>
            <w:lang w:eastAsia="en-US" w:bidi="ar-SA"/>
            <w:rPrChange w:id="226" w:author="Vicki Cornish" w:date="2019-06-12T15:35:00Z">
              <w:rPr>
                <w:rFonts w:ascii="Arial" w:eastAsia="Times New Roman" w:hAnsi="Arial" w:cs="Arial"/>
                <w:color w:val="222222"/>
                <w:shd w:val="clear" w:color="auto" w:fill="FFFFFF"/>
                <w:lang w:eastAsia="en-US" w:bidi="ar-SA"/>
              </w:rPr>
            </w:rPrChange>
          </w:rPr>
          <w:t xml:space="preserve">A </w:t>
        </w:r>
        <w:proofErr w:type="gramStart"/>
        <w:r w:rsidRPr="000C2493">
          <w:rPr>
            <w:rFonts w:asciiTheme="minorHAnsi" w:eastAsia="Times New Roman" w:hAnsiTheme="minorHAnsi" w:cs="Arial"/>
            <w:color w:val="222222"/>
            <w:shd w:val="clear" w:color="auto" w:fill="FFFFFF"/>
            <w:lang w:eastAsia="en-US" w:bidi="ar-SA"/>
            <w:rPrChange w:id="227" w:author="Vicki Cornish" w:date="2019-06-12T15:35:00Z">
              <w:rPr>
                <w:rFonts w:ascii="Arial" w:eastAsia="Times New Roman" w:hAnsi="Arial" w:cs="Arial"/>
                <w:color w:val="222222"/>
                <w:shd w:val="clear" w:color="auto" w:fill="FFFFFF"/>
                <w:lang w:eastAsia="en-US" w:bidi="ar-SA"/>
              </w:rPr>
            </w:rPrChange>
          </w:rPr>
          <w:t>cifr:otu</w:t>
        </w:r>
        <w:proofErr w:type="gramEnd"/>
        <w:r w:rsidRPr="000C2493">
          <w:rPr>
            <w:rFonts w:asciiTheme="minorHAnsi" w:eastAsia="Times New Roman" w:hAnsiTheme="minorHAnsi" w:cs="Arial"/>
            <w:color w:val="222222"/>
            <w:shd w:val="clear" w:color="auto" w:fill="FFFFFF"/>
            <w:lang w:eastAsia="en-US" w:bidi="ar-SA"/>
            <w:rPrChange w:id="228" w:author="Vicki Cornish" w:date="2019-06-12T15:35:00Z">
              <w:rPr>
                <w:rFonts w:ascii="Arial" w:eastAsia="Times New Roman" w:hAnsi="Arial" w:cs="Arial"/>
                <w:color w:val="222222"/>
                <w:shd w:val="clear" w:color="auto" w:fill="FFFFFF"/>
                <w:lang w:eastAsia="en-US" w:bidi="ar-SA"/>
              </w:rPr>
            </w:rPrChange>
          </w:rPr>
          <w:t xml:space="preserve"> tag </w:t>
        </w:r>
        <w:r w:rsidR="00876472" w:rsidRPr="000C2493">
          <w:rPr>
            <w:rFonts w:asciiTheme="minorHAnsi" w:eastAsia="Times New Roman" w:hAnsiTheme="minorHAnsi" w:cs="Arial"/>
            <w:color w:val="222222"/>
            <w:shd w:val="clear" w:color="auto" w:fill="FFFFFF"/>
            <w:lang w:eastAsia="en-US" w:bidi="ar-SA"/>
            <w:rPrChange w:id="229" w:author="Vicki Cornish" w:date="2019-06-12T15:35:00Z">
              <w:rPr>
                <w:rFonts w:ascii="Arial" w:eastAsia="Times New Roman" w:hAnsi="Arial" w:cs="Arial"/>
                <w:color w:val="222222"/>
                <w:shd w:val="clear" w:color="auto" w:fill="FFFFFF"/>
                <w:lang w:eastAsia="en-US" w:bidi="ar-SA"/>
              </w:rPr>
            </w:rPrChange>
          </w:rPr>
          <w:t xml:space="preserve">contains a </w:t>
        </w:r>
      </w:ins>
      <w:proofErr w:type="spellStart"/>
      <w:ins w:id="230" w:author="Vicki Cornish" w:date="2019-06-12T16:11:00Z">
        <w:r w:rsidR="0000737C">
          <w:rPr>
            <w:rFonts w:asciiTheme="minorHAnsi" w:eastAsia="Times New Roman" w:hAnsiTheme="minorHAnsi" w:cs="Arial"/>
            <w:color w:val="222222"/>
            <w:shd w:val="clear" w:color="auto" w:fill="FFFFFF"/>
            <w:lang w:eastAsia="en-US" w:bidi="ar-SA"/>
          </w:rPr>
          <w:t>cifr:name</w:t>
        </w:r>
        <w:proofErr w:type="spellEnd"/>
        <w:r w:rsidR="0000737C">
          <w:rPr>
            <w:rFonts w:asciiTheme="minorHAnsi" w:eastAsia="Times New Roman" w:hAnsiTheme="minorHAnsi" w:cs="Arial"/>
            <w:color w:val="222222"/>
            <w:shd w:val="clear" w:color="auto" w:fill="FFFFFF"/>
            <w:lang w:eastAsia="en-US" w:bidi="ar-SA"/>
          </w:rPr>
          <w:t xml:space="preserve">, </w:t>
        </w:r>
      </w:ins>
      <w:ins w:id="231" w:author="Vicki Cornish" w:date="2019-06-12T12:41:00Z">
        <w:r w:rsidR="0000737C">
          <w:rPr>
            <w:rFonts w:asciiTheme="minorHAnsi" w:eastAsia="Times New Roman" w:hAnsiTheme="minorHAnsi" w:cs="Arial"/>
            <w:color w:val="222222"/>
            <w:shd w:val="clear" w:color="auto" w:fill="FFFFFF"/>
            <w:lang w:eastAsia="en-US" w:bidi="ar-SA"/>
          </w:rPr>
          <w:t>cifr:leaf_name</w:t>
        </w:r>
        <w:r w:rsidR="00876472" w:rsidRPr="000C2493">
          <w:rPr>
            <w:rFonts w:asciiTheme="minorHAnsi" w:eastAsia="Times New Roman" w:hAnsiTheme="minorHAnsi" w:cs="Arial"/>
            <w:color w:val="222222"/>
            <w:shd w:val="clear" w:color="auto" w:fill="FFFFFF"/>
            <w:lang w:eastAsia="en-US" w:bidi="ar-SA"/>
            <w:rPrChange w:id="232" w:author="Vicki Cornish" w:date="2019-06-12T15:35:00Z">
              <w:rPr>
                <w:rFonts w:ascii="Arial" w:eastAsia="Times New Roman" w:hAnsi="Arial" w:cs="Arial"/>
                <w:color w:val="222222"/>
                <w:shd w:val="clear" w:color="auto" w:fill="FFFFFF"/>
                <w:lang w:eastAsia="en-US" w:bidi="ar-SA"/>
              </w:rPr>
            </w:rPrChange>
          </w:rPr>
          <w:t xml:space="preserve">, and </w:t>
        </w:r>
      </w:ins>
      <w:ins w:id="233" w:author="Vicki Cornish" w:date="2019-06-12T16:12:00Z">
        <w:r w:rsidR="0000737C">
          <w:rPr>
            <w:rFonts w:asciiTheme="minorHAnsi" w:eastAsia="Times New Roman" w:hAnsiTheme="minorHAnsi" w:cs="Arial"/>
            <w:color w:val="222222"/>
            <w:shd w:val="clear" w:color="auto" w:fill="FFFFFF"/>
            <w:lang w:eastAsia="en-US" w:bidi="ar-SA"/>
          </w:rPr>
          <w:t xml:space="preserve">a </w:t>
        </w:r>
      </w:ins>
      <w:ins w:id="234" w:author="Vicki Cornish" w:date="2019-06-12T12:41:00Z">
        <w:r w:rsidR="00876472" w:rsidRPr="000C2493">
          <w:rPr>
            <w:rFonts w:asciiTheme="minorHAnsi" w:eastAsia="Times New Roman" w:hAnsiTheme="minorHAnsi" w:cs="Arial"/>
            <w:color w:val="222222"/>
            <w:shd w:val="clear" w:color="auto" w:fill="FFFFFF"/>
            <w:lang w:eastAsia="en-US" w:bidi="ar-SA"/>
            <w:rPrChange w:id="235" w:author="Vicki Cornish" w:date="2019-06-12T15:35:00Z">
              <w:rPr>
                <w:rFonts w:ascii="Arial" w:eastAsia="Times New Roman" w:hAnsi="Arial" w:cs="Arial"/>
                <w:color w:val="222222"/>
                <w:shd w:val="clear" w:color="auto" w:fill="FFFFFF"/>
                <w:lang w:eastAsia="en-US" w:bidi="ar-SA"/>
              </w:rPr>
            </w:rPrChange>
          </w:rPr>
          <w:t>cifr:taxon</w:t>
        </w:r>
      </w:ins>
      <w:ins w:id="236" w:author="Vicki Cornish" w:date="2019-06-12T16:12:00Z">
        <w:r w:rsidR="0000737C">
          <w:rPr>
            <w:rFonts w:asciiTheme="minorHAnsi" w:eastAsia="Times New Roman" w:hAnsiTheme="minorHAnsi" w:cs="Arial"/>
            <w:color w:val="222222"/>
            <w:shd w:val="clear" w:color="auto" w:fill="FFFFFF"/>
            <w:lang w:eastAsia="en-US" w:bidi="ar-SA"/>
          </w:rPr>
          <w:t xml:space="preserve"> tag</w:t>
        </w:r>
      </w:ins>
      <w:ins w:id="237" w:author="Vicki Cornish" w:date="2019-06-12T12:41:00Z">
        <w:r w:rsidR="0000737C">
          <w:rPr>
            <w:rFonts w:asciiTheme="minorHAnsi" w:eastAsia="Times New Roman" w:hAnsiTheme="minorHAnsi" w:cs="Arial"/>
            <w:color w:val="222222"/>
            <w:shd w:val="clear" w:color="auto" w:fill="FFFFFF"/>
            <w:lang w:eastAsia="en-US" w:bidi="ar-SA"/>
          </w:rPr>
          <w:t xml:space="preserve">. </w:t>
        </w:r>
      </w:ins>
    </w:p>
    <w:p w14:paraId="5D8EB040" w14:textId="77777777" w:rsidR="00062696" w:rsidRDefault="00062696">
      <w:pPr>
        <w:pStyle w:val="ListParagraph"/>
        <w:spacing w:line="240" w:lineRule="auto"/>
        <w:ind w:left="420"/>
        <w:rPr>
          <w:ins w:id="238" w:author="Vicki Cornish" w:date="2019-06-12T16:22:00Z"/>
          <w:rFonts w:asciiTheme="minorHAnsi" w:eastAsia="Times New Roman" w:hAnsiTheme="minorHAnsi" w:cs="Arial"/>
          <w:color w:val="222222"/>
          <w:shd w:val="clear" w:color="auto" w:fill="FFFFFF"/>
          <w:lang w:eastAsia="en-US" w:bidi="ar-SA"/>
        </w:rPr>
        <w:pPrChange w:id="239" w:author="Vicki Cornish" w:date="2019-06-12T13:50:00Z">
          <w:pPr>
            <w:pStyle w:val="ListParagraph"/>
            <w:numPr>
              <w:numId w:val="17"/>
            </w:numPr>
            <w:ind w:left="420" w:hanging="420"/>
          </w:pPr>
        </w:pPrChange>
      </w:pPr>
    </w:p>
    <w:p w14:paraId="3C8024A1" w14:textId="77777777" w:rsidR="00062696" w:rsidRDefault="0000737C">
      <w:pPr>
        <w:pStyle w:val="ListParagraph"/>
        <w:spacing w:line="240" w:lineRule="auto"/>
        <w:ind w:left="420"/>
        <w:rPr>
          <w:ins w:id="240" w:author="Vicki Cornish" w:date="2019-06-12T16:22:00Z"/>
          <w:rFonts w:asciiTheme="minorHAnsi" w:eastAsia="Times New Roman" w:hAnsiTheme="minorHAnsi" w:cs="Arial"/>
          <w:color w:val="222222"/>
          <w:shd w:val="clear" w:color="auto" w:fill="FFFFFF"/>
          <w:lang w:eastAsia="en-US" w:bidi="ar-SA"/>
        </w:rPr>
        <w:pPrChange w:id="241" w:author="Vicki Cornish" w:date="2019-06-12T13:50:00Z">
          <w:pPr>
            <w:pStyle w:val="ListParagraph"/>
            <w:numPr>
              <w:numId w:val="17"/>
            </w:numPr>
            <w:ind w:left="420" w:hanging="420"/>
          </w:pPr>
        </w:pPrChange>
      </w:pPr>
      <w:ins w:id="242" w:author="Vicki Cornish" w:date="2019-06-12T12:41:00Z">
        <w:r>
          <w:rPr>
            <w:rFonts w:asciiTheme="minorHAnsi" w:eastAsia="Times New Roman" w:hAnsiTheme="minorHAnsi" w:cs="Arial"/>
            <w:color w:val="222222"/>
            <w:shd w:val="clear" w:color="auto" w:fill="FFFFFF"/>
            <w:lang w:eastAsia="en-US" w:bidi="ar-SA"/>
          </w:rPr>
          <w:t xml:space="preserve">The </w:t>
        </w:r>
        <w:proofErr w:type="spellStart"/>
        <w:r>
          <w:rPr>
            <w:rFonts w:asciiTheme="minorHAnsi" w:eastAsia="Times New Roman" w:hAnsiTheme="minorHAnsi" w:cs="Arial"/>
            <w:color w:val="222222"/>
            <w:shd w:val="clear" w:color="auto" w:fill="FFFFFF"/>
            <w:lang w:eastAsia="en-US" w:bidi="ar-SA"/>
          </w:rPr>
          <w:t>cifr_taxon</w:t>
        </w:r>
        <w:proofErr w:type="spellEnd"/>
        <w:r>
          <w:rPr>
            <w:rFonts w:asciiTheme="minorHAnsi" w:eastAsia="Times New Roman" w:hAnsiTheme="minorHAnsi" w:cs="Arial"/>
            <w:color w:val="222222"/>
            <w:shd w:val="clear" w:color="auto" w:fill="FFFFFF"/>
            <w:lang w:eastAsia="en-US" w:bidi="ar-SA"/>
          </w:rPr>
          <w:t xml:space="preserve"> tag contains</w:t>
        </w:r>
        <w:r w:rsidR="00062696">
          <w:rPr>
            <w:rFonts w:asciiTheme="minorHAnsi" w:eastAsia="Times New Roman" w:hAnsiTheme="minorHAnsi" w:cs="Arial"/>
            <w:color w:val="222222"/>
            <w:shd w:val="clear" w:color="auto" w:fill="FFFFFF"/>
            <w:lang w:eastAsia="en-US" w:bidi="ar-SA"/>
          </w:rPr>
          <w:t xml:space="preserve"> </w:t>
        </w:r>
        <w:proofErr w:type="gramStart"/>
        <w:r w:rsidR="00062696">
          <w:rPr>
            <w:rFonts w:asciiTheme="minorHAnsi" w:eastAsia="Times New Roman" w:hAnsiTheme="minorHAnsi" w:cs="Arial"/>
            <w:color w:val="222222"/>
            <w:shd w:val="clear" w:color="auto" w:fill="FFFFFF"/>
            <w:lang w:eastAsia="en-US" w:bidi="ar-SA"/>
          </w:rPr>
          <w:t>cifr:taxon</w:t>
        </w:r>
        <w:proofErr w:type="gramEnd"/>
        <w:r w:rsidR="00062696">
          <w:rPr>
            <w:rFonts w:asciiTheme="minorHAnsi" w:eastAsia="Times New Roman" w:hAnsiTheme="minorHAnsi" w:cs="Arial"/>
            <w:color w:val="222222"/>
            <w:shd w:val="clear" w:color="auto" w:fill="FFFFFF"/>
            <w:lang w:eastAsia="en-US" w:bidi="ar-SA"/>
          </w:rPr>
          <w:t>_level and</w:t>
        </w:r>
        <w:r w:rsidR="00876472" w:rsidRPr="000C2493">
          <w:rPr>
            <w:rFonts w:asciiTheme="minorHAnsi" w:eastAsia="Times New Roman" w:hAnsiTheme="minorHAnsi" w:cs="Arial"/>
            <w:color w:val="222222"/>
            <w:shd w:val="clear" w:color="auto" w:fill="FFFFFF"/>
            <w:lang w:eastAsia="en-US" w:bidi="ar-SA"/>
            <w:rPrChange w:id="243" w:author="Vicki Cornish" w:date="2019-06-12T15:35:00Z">
              <w:rPr>
                <w:rFonts w:ascii="Arial" w:eastAsia="Times New Roman" w:hAnsi="Arial" w:cs="Arial"/>
                <w:color w:val="222222"/>
                <w:shd w:val="clear" w:color="auto" w:fill="FFFFFF"/>
                <w:lang w:eastAsia="en-US" w:bidi="ar-SA"/>
              </w:rPr>
            </w:rPrChange>
          </w:rPr>
          <w:t xml:space="preserve"> cifr:taxon_val tags with placement information for this OTU. </w:t>
        </w:r>
      </w:ins>
    </w:p>
    <w:p w14:paraId="6A0B72BF" w14:textId="77777777" w:rsidR="00062696" w:rsidRDefault="00062696">
      <w:pPr>
        <w:pStyle w:val="ListParagraph"/>
        <w:spacing w:line="240" w:lineRule="auto"/>
        <w:ind w:left="420"/>
        <w:rPr>
          <w:ins w:id="244" w:author="Vicki Cornish" w:date="2019-06-12T16:22:00Z"/>
          <w:rFonts w:asciiTheme="minorHAnsi" w:eastAsia="Times New Roman" w:hAnsiTheme="minorHAnsi" w:cs="Arial"/>
          <w:color w:val="222222"/>
          <w:shd w:val="clear" w:color="auto" w:fill="FFFFFF"/>
          <w:lang w:eastAsia="en-US" w:bidi="ar-SA"/>
        </w:rPr>
        <w:pPrChange w:id="245" w:author="Vicki Cornish" w:date="2019-06-12T13:50:00Z">
          <w:pPr>
            <w:pStyle w:val="ListParagraph"/>
            <w:numPr>
              <w:numId w:val="17"/>
            </w:numPr>
            <w:ind w:left="420" w:hanging="420"/>
          </w:pPr>
        </w:pPrChange>
      </w:pPr>
    </w:p>
    <w:p w14:paraId="338E115F" w14:textId="78CD84AA" w:rsidR="00876472" w:rsidRPr="000C2493" w:rsidRDefault="00876472">
      <w:pPr>
        <w:pStyle w:val="ListParagraph"/>
        <w:spacing w:line="240" w:lineRule="auto"/>
        <w:ind w:left="420"/>
        <w:rPr>
          <w:ins w:id="246" w:author="Vicki Cornish" w:date="2019-06-12T12:41:00Z"/>
          <w:rFonts w:asciiTheme="minorHAnsi" w:eastAsia="Times New Roman" w:hAnsiTheme="minorHAnsi" w:cs="Times New Roman"/>
          <w:lang w:eastAsia="en-US" w:bidi="ar-SA"/>
          <w:rPrChange w:id="247" w:author="Vicki Cornish" w:date="2019-06-12T15:35:00Z">
            <w:rPr>
              <w:ins w:id="248" w:author="Vicki Cornish" w:date="2019-06-12T12:41:00Z"/>
              <w:rFonts w:ascii="Times New Roman" w:eastAsia="Times New Roman" w:hAnsi="Times New Roman" w:cs="Times New Roman"/>
              <w:lang w:eastAsia="en-US" w:bidi="ar-SA"/>
            </w:rPr>
          </w:rPrChange>
        </w:rPr>
        <w:pPrChange w:id="249" w:author="Vicki Cornish" w:date="2019-06-12T13:50:00Z">
          <w:pPr>
            <w:pStyle w:val="ListParagraph"/>
            <w:numPr>
              <w:numId w:val="17"/>
            </w:numPr>
            <w:ind w:left="420" w:hanging="420"/>
          </w:pPr>
        </w:pPrChange>
      </w:pPr>
      <w:ins w:id="250" w:author="Vicki Cornish" w:date="2019-06-12T12:41:00Z">
        <w:r w:rsidRPr="000C2493">
          <w:rPr>
            <w:rFonts w:asciiTheme="minorHAnsi" w:eastAsia="Times New Roman" w:hAnsiTheme="minorHAnsi" w:cs="Arial"/>
            <w:color w:val="222222"/>
            <w:shd w:val="clear" w:color="auto" w:fill="FFFFFF"/>
            <w:lang w:eastAsia="en-US" w:bidi="ar-SA"/>
            <w:rPrChange w:id="251" w:author="Vicki Cornish" w:date="2019-06-12T15:35:00Z">
              <w:rPr>
                <w:rFonts w:ascii="Arial" w:eastAsia="Times New Roman" w:hAnsi="Arial" w:cs="Arial"/>
                <w:color w:val="222222"/>
                <w:shd w:val="clear" w:color="auto" w:fill="FFFFFF"/>
                <w:lang w:eastAsia="en-US" w:bidi="ar-SA"/>
              </w:rPr>
            </w:rPrChange>
          </w:rPr>
          <w:t>Also in the </w:t>
        </w:r>
        <w:proofErr w:type="gramStart"/>
        <w:r w:rsidRPr="000C2493">
          <w:rPr>
            <w:rFonts w:asciiTheme="minorHAnsi" w:eastAsia="Times New Roman" w:hAnsiTheme="minorHAnsi" w:cs="Arial"/>
            <w:color w:val="222222"/>
            <w:shd w:val="clear" w:color="auto" w:fill="FFFFFF"/>
            <w:lang w:eastAsia="en-US" w:bidi="ar-SA"/>
            <w:rPrChange w:id="252" w:author="Vicki Cornish" w:date="2019-06-12T15:35:00Z">
              <w:rPr>
                <w:rFonts w:ascii="Arial" w:eastAsia="Times New Roman" w:hAnsi="Arial" w:cs="Arial"/>
                <w:color w:val="222222"/>
                <w:shd w:val="clear" w:color="auto" w:fill="FFFFFF"/>
                <w:lang w:eastAsia="en-US" w:bidi="ar-SA"/>
              </w:rPr>
            </w:rPrChange>
          </w:rPr>
          <w:t>cifr:otu</w:t>
        </w:r>
        <w:proofErr w:type="gramEnd"/>
        <w:r w:rsidRPr="000C2493">
          <w:rPr>
            <w:rFonts w:asciiTheme="minorHAnsi" w:eastAsia="Times New Roman" w:hAnsiTheme="minorHAnsi" w:cs="Arial"/>
            <w:color w:val="222222"/>
            <w:shd w:val="clear" w:color="auto" w:fill="FFFFFF"/>
            <w:lang w:eastAsia="en-US" w:bidi="ar-SA"/>
            <w:rPrChange w:id="253" w:author="Vicki Cornish" w:date="2019-06-12T15:35:00Z">
              <w:rPr>
                <w:rFonts w:ascii="Arial" w:eastAsia="Times New Roman" w:hAnsi="Arial" w:cs="Arial"/>
                <w:color w:val="222222"/>
                <w:shd w:val="clear" w:color="auto" w:fill="FFFFFF"/>
                <w:lang w:eastAsia="en-US" w:bidi="ar-SA"/>
              </w:rPr>
            </w:rPrChange>
          </w:rPr>
          <w:t xml:space="preserve"> are cifr:placement tags with attributes and unaligned sequences for each sample in the OTU.</w:t>
        </w:r>
      </w:ins>
    </w:p>
    <w:p w14:paraId="0ED66DCD" w14:textId="7F6758C0" w:rsidR="00876472" w:rsidRPr="00876472" w:rsidRDefault="00D62E25">
      <w:pPr>
        <w:pStyle w:val="ListParagraph"/>
        <w:snapToGrid w:val="0"/>
        <w:spacing w:line="240" w:lineRule="auto"/>
        <w:ind w:left="420"/>
        <w:rPr>
          <w:ins w:id="254" w:author="Vicki Cornish" w:date="2019-06-12T12:41:00Z"/>
        </w:rPr>
        <w:pPrChange w:id="255" w:author="Vicki Cornish" w:date="2019-06-12T13:50:00Z">
          <w:pPr>
            <w:pStyle w:val="ListParagraph"/>
            <w:numPr>
              <w:numId w:val="17"/>
            </w:numPr>
            <w:snapToGrid w:val="0"/>
            <w:ind w:left="420" w:hanging="420"/>
          </w:pPr>
        </w:pPrChange>
      </w:pPr>
      <w:r>
        <w:rPr>
          <w:noProof/>
          <w:lang w:eastAsia="en-US" w:bidi="ar-SA"/>
        </w:rPr>
        <mc:AlternateContent>
          <mc:Choice Requires="wpg">
            <w:drawing>
              <wp:anchor distT="0" distB="0" distL="114300" distR="114300" simplePos="0" relativeHeight="251708928" behindDoc="0" locked="0" layoutInCell="1" allowOverlap="1" wp14:anchorId="05877100" wp14:editId="2CCC34FD">
                <wp:simplePos x="0" y="0"/>
                <wp:positionH relativeFrom="column">
                  <wp:posOffset>60325</wp:posOffset>
                </wp:positionH>
                <wp:positionV relativeFrom="paragraph">
                  <wp:posOffset>175623</wp:posOffset>
                </wp:positionV>
                <wp:extent cx="4686935" cy="3643630"/>
                <wp:effectExtent l="0" t="0" r="12065" b="0"/>
                <wp:wrapThrough wrapText="bothSides">
                  <wp:wrapPolygon edited="0">
                    <wp:start x="702" y="0"/>
                    <wp:lineTo x="702" y="2409"/>
                    <wp:lineTo x="0" y="3012"/>
                    <wp:lineTo x="0" y="4818"/>
                    <wp:lineTo x="702" y="7228"/>
                    <wp:lineTo x="702" y="9637"/>
                    <wp:lineTo x="0" y="11143"/>
                    <wp:lineTo x="0" y="11444"/>
                    <wp:lineTo x="702" y="12046"/>
                    <wp:lineTo x="0" y="12046"/>
                    <wp:lineTo x="0" y="14154"/>
                    <wp:lineTo x="702" y="14455"/>
                    <wp:lineTo x="702" y="21382"/>
                    <wp:lineTo x="21539" y="21382"/>
                    <wp:lineTo x="21539" y="0"/>
                    <wp:lineTo x="702" y="0"/>
                  </wp:wrapPolygon>
                </wp:wrapThrough>
                <wp:docPr id="62" name="Group 62"/>
                <wp:cNvGraphicFramePr/>
                <a:graphic xmlns:a="http://schemas.openxmlformats.org/drawingml/2006/main">
                  <a:graphicData uri="http://schemas.microsoft.com/office/word/2010/wordprocessingGroup">
                    <wpg:wgp>
                      <wpg:cNvGrpSpPr/>
                      <wpg:grpSpPr>
                        <a:xfrm>
                          <a:off x="0" y="0"/>
                          <a:ext cx="4686935" cy="3643630"/>
                          <a:chOff x="0" y="0"/>
                          <a:chExt cx="4687158" cy="3643630"/>
                        </a:xfrm>
                      </wpg:grpSpPr>
                      <pic:pic xmlns:pic="http://schemas.openxmlformats.org/drawingml/2006/picture">
                        <pic:nvPicPr>
                          <pic:cNvPr id="2" name="Picture 2" descr="cifr_otus_tag.png"/>
                          <pic:cNvPicPr>
                            <a:picLocks noChangeAspect="1"/>
                          </pic:cNvPicPr>
                        </pic:nvPicPr>
                        <pic:blipFill rotWithShape="1">
                          <a:blip r:embed="rId14">
                            <a:extLst>
                              <a:ext uri="{28A0092B-C50C-407E-A947-70E740481C1C}">
                                <a14:useLocalDpi xmlns:a14="http://schemas.microsoft.com/office/drawing/2010/main" val="0"/>
                              </a:ext>
                            </a:extLst>
                          </a:blip>
                          <a:srcRect l="855" t="815" b="1281"/>
                          <a:stretch/>
                        </pic:blipFill>
                        <pic:spPr bwMode="auto">
                          <a:xfrm>
                            <a:off x="213583" y="0"/>
                            <a:ext cx="4473575" cy="3643630"/>
                          </a:xfrm>
                          <a:prstGeom prst="rect">
                            <a:avLst/>
                          </a:prstGeom>
                          <a:noFill/>
                          <a:ln>
                            <a:noFill/>
                          </a:ln>
                          <a:extLst>
                            <a:ext uri="{53640926-AAD7-44D8-BBD7-CCE9431645EC}">
                              <a14:shadowObscured xmlns:a14="http://schemas.microsoft.com/office/drawing/2010/main"/>
                            </a:ext>
                          </a:extLst>
                        </pic:spPr>
                      </pic:pic>
                      <wps:wsp>
                        <wps:cNvPr id="8" name="Straight Arrow Connector 8"/>
                        <wps:cNvCnPr/>
                        <wps:spPr>
                          <a:xfrm>
                            <a:off x="0" y="520607"/>
                            <a:ext cx="269240"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H="1">
                            <a:off x="1174704" y="500584"/>
                            <a:ext cx="182880" cy="18224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a:off x="1461705" y="580677"/>
                            <a:ext cx="182880" cy="18224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13349" y="760887"/>
                            <a:ext cx="286385" cy="98425"/>
                          </a:xfrm>
                          <a:prstGeom prst="straightConnector1">
                            <a:avLst/>
                          </a:prstGeom>
                          <a:ln w="28575">
                            <a:solidFill>
                              <a:srgbClr val="FF0000">
                                <a:alpha val="7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a:off x="1955615" y="727515"/>
                            <a:ext cx="182880" cy="182245"/>
                          </a:xfrm>
                          <a:prstGeom prst="straightConnector1">
                            <a:avLst/>
                          </a:prstGeom>
                          <a:ln w="28575">
                            <a:solidFill>
                              <a:srgbClr val="FF0000">
                                <a:alpha val="25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2382780" y="807608"/>
                            <a:ext cx="182880" cy="182245"/>
                          </a:xfrm>
                          <a:prstGeom prst="straightConnector1">
                            <a:avLst/>
                          </a:prstGeom>
                          <a:ln w="28575">
                            <a:solidFill>
                              <a:srgbClr val="FF0000">
                                <a:alpha val="25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0" y="1882195"/>
                            <a:ext cx="286385" cy="98425"/>
                          </a:xfrm>
                          <a:prstGeom prst="straightConnector1">
                            <a:avLst/>
                          </a:prstGeom>
                          <a:ln w="28575">
                            <a:solidFill>
                              <a:srgbClr val="FF0000">
                                <a:alpha val="7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13349" y="2049057"/>
                            <a:ext cx="271780" cy="93980"/>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26698" y="2229267"/>
                            <a:ext cx="272415" cy="11874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E73A52" id="Group 62" o:spid="_x0000_s1026" style="position:absolute;margin-left:4.75pt;margin-top:13.85pt;width:369.05pt;height:286.9pt;z-index:251708928" coordsize="4687158,36436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">
                <v:shape id="Picture 2" o:spid="_x0000_s1027" type="#_x0000_t75" alt="cifr_otus_tag.png" style="position:absolute;left:213583;width:4473575;height:36436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10;mP7AAAAA2gAAAA8AAABkcnMvZG93bnJldi54bWxEj0+LwjAUxO+C3yE8wYts060gSzWKuCx4ter9&#10;0bz+wealJFnb3U9vBMHjMDO/YTa70XTiTs63lhV8JikI4tLqlmsFl/PPxxcIH5A1dpZJwR952G2n&#10;kw3m2g58onsRahEh7HNU0ITQ51L6siGDPrE9cfQq6wyGKF0ttcMhwk0nszRdSYMtx4UGezo0VN6K&#10;X6NgqLwpl1fXL6pif/KH7Lws/r+Vms/G/RpEoDG8w6/2USvI4Hkl3gC5f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X+Y/sAAAADaAAAADwAAAAAAAAAAAAAAAACcAgAAZHJz&#10;L2Rvd25yZXYueG1sUEsFBgAAAAAEAAQA9wAAAIkDAAAAAA==&#10;">
                  <v:imagedata r:id="rId15" o:title="cifr_otus_tag.png" croptop="534f" cropbottom="840f" cropleft="560f"/>
                  <v:path arrowok="t"/>
                </v:shape>
                <v:shape id="Straight Arrow Connector 8" o:spid="_x0000_s1028" type="#_x0000_t32" style="position:absolute;top:520607;width:269240;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LMh8MAAADaAAAADwAAAGRycy9kb3ducmV2LnhtbERPz2vCMBS+D/Y/hDfwIppOhtbOKGNs&#10;MAUPVkG8PZq3tqx5yZpYO/96cxB2/Ph+L1a9aURHra8tK3geJyCIC6trLhUc9p+jFIQPyBoby6Tg&#10;jzyslo8PC8y0vfCOujyUIoawz1BBFYLLpPRFRQb92DriyH3b1mCIsC2lbvESw00jJ0kylQZrjg0V&#10;OnqvqPjJz0bBPE377uhmL9ePMD24zeQ03P6ulRo89W+vIAL14V98d39pBXFrvBJvgFz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yzIfDAAAA2gAAAA8AAAAAAAAAAAAA&#10;AAAAoQIAAGRycy9kb3ducmV2LnhtbFBLBQYAAAAABAAEAPkAAACRAwAAAAA=&#10;" strokecolor="red" strokeweight="2.25pt">
                  <v:stroke endarrow="block" endcap="round"/>
                </v:shape>
                <v:shape id="Straight Arrow Connector 46" o:spid="_x0000_s1029" type="#_x0000_t32" style="position:absolute;left:1174704;top:500584;width:182880;height:18224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QWUGMIAAADbAAAADwAAAGRycy9kb3ducmV2LnhtbESPT4vCMBTE74LfITxhb5qqu7pWo6wL&#10;C8Ke/AN7fSbPtti8dJtU67c3guBxmJnfMItVa0txodoXjhUMBwkIYu1MwZmCw/6n/wnCB2SDpWNS&#10;cCMPq2W3s8DUuCtv6bILmYgQ9ikqyEOoUim9zsmiH7iKOHonV1sMUdaZNDVeI9yWcpQkE2mx4LiQ&#10;Y0XfOenzrrEKZvShj2basBn//Wq5tthsz/9KvfXarzmIQG14hZ/tjVHwPoHHl/gD5PI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QWUGMIAAADbAAAADwAAAAAAAAAAAAAA&#10;AAChAgAAZHJzL2Rvd25yZXYueG1sUEsFBgAAAAAEAAQA+QAAAJADAAAAAA==&#10;" strokecolor="red" strokeweight="2.25pt">
                  <v:stroke endarrow="block" opacity="32896f" endcap="round"/>
                </v:shape>
                <v:shape id="Straight Arrow Connector 47" o:spid="_x0000_s1030" type="#_x0000_t32" style="position:absolute;left:1461705;top:580677;width:182880;height:18224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kxg8IAAADbAAAADwAAAGRycy9kb3ducmV2LnhtbESPQWsCMRSE74L/ITzBm2bVVutqFC0U&#10;BE9qodfX5Lm7uHlZN1nd/nsjFDwOM/MNs1y3thQ3qn3hWMFomIAg1s4UnCn4Pn0NPkD4gGywdEwK&#10;/sjDetXtLDE17s4Huh1DJiKEfYoK8hCqVEqvc7Loh64ijt7Z1RZDlHUmTY33CLelHCfJVFosOC7k&#10;WNFnTvpybKyCOb3rXzNr2Ex+9lpuLTaHy1Wpfq/dLEAEasMr/N/eGQVvM3h+iT9Arh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kxg8IAAADbAAAADwAAAAAAAAAAAAAA&#10;AAChAgAAZHJzL2Rvd25yZXYueG1sUEsFBgAAAAAEAAQA+QAAAJADAAAAAA==&#10;" strokecolor="red" strokeweight="2.25pt">
                  <v:stroke endarrow="block" opacity="32896f" endcap="round"/>
                </v:shape>
                <v:shape id="Straight Arrow Connector 48" o:spid="_x0000_s1031" type="#_x0000_t32" style="position:absolute;left:13349;top:760887;width:286385;height:984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YGnsIAAADbAAAADwAAAGRycy9kb3ducmV2LnhtbERPTWvCQBC9F/oflhF6KbppkSLRVaxQ&#10;tCCCtge9DdkxSZudDbvbGP+9cxB6fLzv2aJ3jeooxNqzgZdRBoq48Lbm0sD318dwAiomZIuNZzJw&#10;pQiL+ePDDHPrL7yn7pBKJSEcczRQpdTmWseiIodx5Fti4c4+OEwCQ6ltwIuEu0a/ZtmbdlizNFTY&#10;0qqi4vfw5wyM16v3a/e8OYbt53Ydf3b+hMXRmKdBv5yCStSnf/HdvbHik7HyRX6An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YYGnsIAAADbAAAADwAAAAAAAAAAAAAA&#10;AAChAgAAZHJzL2Rvd25yZXYueG1sUEsFBgAAAAAEAAQA+QAAAJADAAAAAA==&#10;" strokecolor="red" strokeweight="2.25pt">
                  <v:stroke endarrow="block" opacity="46003f" endcap="round"/>
                </v:shape>
                <v:shape id="Straight Arrow Connector 57" o:spid="_x0000_s1032" type="#_x0000_t32" style="position:absolute;left:1955615;top:727515;width:182880;height:18224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0EnwcQAAADbAAAADwAAAGRycy9kb3ducmV2LnhtbESPQWsCMRSE74L/ITzBm2attMrWKCII&#10;iiit9dLbY/PcLG5etpuou/31Rij0OMzMN8xs0dhS3Kj2hWMFo2ECgjhzuuBcwelrPZiC8AFZY+mY&#10;FLTkYTHvdmaYanfnT7odQy4ihH2KCkwIVSqlzwxZ9ENXEUfv7GqLIco6l7rGe4TbUr4kyZu0WHBc&#10;MFjRylB2OV6tgu/pCQ/NeLJbffwEMtuk3W9+W6X6vWb5DiJQE/7Df+2NVvA6geeX+APk/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QSfBxAAAANsAAAAPAAAAAAAAAAAA&#10;AAAAAKECAABkcnMvZG93bnJldi54bWxQSwUGAAAAAAQABAD5AAAAkgMAAAAA&#10;" strokecolor="red" strokeweight="2.25pt">
                  <v:stroke endarrow="block" opacity="16448f" endcap="round"/>
                </v:shape>
                <v:shape id="Straight Arrow Connector 58" o:spid="_x0000_s1033" type="#_x0000_t32" style="position:absolute;left:2382780;top:807608;width:182880;height:18224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6zs8IAAADbAAAADwAAAGRycy9kb3ducmV2LnhtbERPz2vCMBS+C/4P4Q1203SKTjqjiCA4&#10;hqKdl90ezVtT1rzUJtPWv94cBI8f3+/5srWVuFDjS8cK3oYJCOLc6ZILBafvzWAGwgdkjZVjUtCR&#10;h+Wi35tjqt2Vj3TJQiFiCPsUFZgQ6lRKnxuy6IeuJo7cr2sshgibQuoGrzHcVnKUJFNpseTYYLCm&#10;taH8L/u3Cn5mJ9y34/ev9eEcyHwm3W5765R6fWlXHyACteEpfri3WsEkjo1f4g+Qiz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t6zs8IAAADbAAAADwAAAAAAAAAAAAAA&#10;AAChAgAAZHJzL2Rvd25yZXYueG1sUEsFBgAAAAAEAAQA+QAAAJADAAAAAA==&#10;" strokecolor="red" strokeweight="2.25pt">
                  <v:stroke endarrow="block" opacity="16448f" endcap="round"/>
                </v:shape>
                <v:shape id="Straight Arrow Connector 59" o:spid="_x0000_s1034" type="#_x0000_t32" style="position:absolute;top:1882195;width:286385;height:984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xM12MYAAADbAAAADwAAAGRycy9kb3ducmV2LnhtbESPQWvCQBSE74X+h+UVehHdtGipqatY&#10;QVSQQqMHe3tkX5PU7Nuwu8b4711B6HGYmW+YyawztWjJ+cqygpdBAoI4t7riQsF+t+y/g/ABWWNt&#10;mRRcyMNs+vgwwVTbM39Tm4VCRAj7FBWUITSplD4vyaAf2IY4er/WGQxRukJqh+cIN7V8TZI3abDi&#10;uFBiQ4uS8mN2MgqGq8Xnpe2tD2672a7835f9wfyg1PNTN/8AEagL/+F7e60VjMZw+xJ/gJxe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8TNdjGAAAA2wAAAA8AAAAAAAAA&#10;AAAAAAAAoQIAAGRycy9kb3ducmV2LnhtbFBLBQYAAAAABAAEAPkAAACUAwAAAAA=&#10;" strokecolor="red" strokeweight="2.25pt">
                  <v:stroke endarrow="block" opacity="46003f" endcap="round"/>
                </v:shape>
                <v:shape id="Straight Arrow Connector 60" o:spid="_x0000_s1035" type="#_x0000_t32" style="position:absolute;left:13349;top:2049057;width:271780;height:939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sEo78AAADbAAAADwAAAGRycy9kb3ducmV2LnhtbERPTYvCMBC9L/gfwgje1tQ96FKNIuKK&#10;6GW3Cl6HZmxLm0lpRq3/3hyEPT7e92LVu0bdqQuVZwOTcQKKOPe24sLA+fTz+Q0qCLLFxjMZeFKA&#10;1XLwscDU+gf/0T2TQsUQDikaKEXaVOuQl+QwjH1LHLmr7xxKhF2hbYePGO4a/ZUkU+2w4thQYkub&#10;kvI6uzkDBzs57ir5LbZJ3R4utWSzHWfGjIb9eg5KqJd/8du9twamcX38En+AXr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vZsEo78AAADbAAAADwAAAAAAAAAAAAAAAACh&#10;AgAAZHJzL2Rvd25yZXYueG1sUEsFBgAAAAAEAAQA+QAAAI0DAAAAAA==&#10;" strokecolor="red" strokeweight="2.25pt">
                  <v:stroke endarrow="block" opacity="32896f" endcap="round"/>
                </v:shape>
                <v:shape id="Straight Arrow Connector 61" o:spid="_x0000_s1036" type="#_x0000_t32" style="position:absolute;left:26698;top:2229267;width:272415;height:11874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VlQDMMAAADbAAAADwAAAGRycy9kb3ducmV2LnhtbESPzWrDMBCE74W8g9hAbo3shiatE9k0&#10;gUKhp/xArltpaxtbK8eSE/ftq0Ihx2FmvmE2xWhbcaXe144VpPMEBLF2puZSwen4/vgCwgdkg61j&#10;UvBDHop88rDBzLgb7+l6CKWIEPYZKqhC6DIpva7Iop+7jjh63663GKLsS2l6vEW4beVTkiylxZrj&#10;QoUd7SrSzWGwCl7pWX+Z1cBmcf7Ucmtx2DcXpWbT8W0NItAY7uH/9odRsEzh70v8ATL/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VZUAzDAAAA2wAAAA8AAAAAAAAAAAAA&#10;AAAAoQIAAGRycy9kb3ducmV2LnhtbFBLBQYAAAAABAAEAPkAAACRAwAAAAA=&#10;" strokecolor="red" strokeweight="2.25pt">
                  <v:stroke endarrow="block" opacity="32896f" endcap="round"/>
                </v:shape>
                <w10:wrap type="through"/>
              </v:group>
            </w:pict>
          </mc:Fallback>
        </mc:AlternateContent>
      </w:r>
    </w:p>
    <w:p w14:paraId="29499EE8" w14:textId="045AFF91" w:rsidR="00134163" w:rsidRDefault="00134163" w:rsidP="00593EFA">
      <w:pPr>
        <w:spacing w:line="240" w:lineRule="auto"/>
        <w:rPr>
          <w:ins w:id="256" w:author="Vicki Cornish" w:date="2019-06-12T14:15:00Z"/>
        </w:rPr>
      </w:pPr>
    </w:p>
    <w:p w14:paraId="5053DFEC" w14:textId="6ADF7A21" w:rsidR="00CC71E9" w:rsidRDefault="00CC71E9">
      <w:pPr>
        <w:rPr>
          <w:ins w:id="257" w:author="Vicki Cornish" w:date="2019-06-12T15:30:00Z"/>
        </w:rPr>
      </w:pPr>
    </w:p>
    <w:p w14:paraId="3CC22F8F" w14:textId="679E94AE" w:rsidR="00CC71E9" w:rsidRDefault="001A74E2">
      <w:pPr>
        <w:rPr>
          <w:ins w:id="258" w:author="Vicki Cornish" w:date="2019-06-12T15:30:00Z"/>
        </w:rPr>
      </w:pPr>
      <w:del w:id="259" w:author="Vicki Cornish" w:date="2019-06-12T16:09:00Z">
        <w:r w:rsidDel="001A74E2">
          <w:rPr>
            <w:noProof/>
            <w:lang w:eastAsia="en-US" w:bidi="ar-SA"/>
          </w:rPr>
          <mc:AlternateContent>
            <mc:Choice Requires="wps">
              <w:drawing>
                <wp:anchor distT="0" distB="0" distL="114300" distR="114300" simplePos="0" relativeHeight="251634176" behindDoc="0" locked="0" layoutInCell="1" allowOverlap="1" wp14:anchorId="7543BAFE" wp14:editId="31198655">
                  <wp:simplePos x="0" y="0"/>
                  <wp:positionH relativeFrom="column">
                    <wp:posOffset>225841</wp:posOffset>
                  </wp:positionH>
                  <wp:positionV relativeFrom="paragraph">
                    <wp:posOffset>91749</wp:posOffset>
                  </wp:positionV>
                  <wp:extent cx="292608" cy="375920"/>
                  <wp:effectExtent l="0" t="0" r="38100" b="30480"/>
                  <wp:wrapThrough wrapText="bothSides">
                    <wp:wrapPolygon edited="0">
                      <wp:start x="0" y="0"/>
                      <wp:lineTo x="0" y="21892"/>
                      <wp:lineTo x="22539" y="21892"/>
                      <wp:lineTo x="22539" y="0"/>
                      <wp:lineTo x="0" y="0"/>
                    </wp:wrapPolygon>
                  </wp:wrapThrough>
                  <wp:docPr id="11" name="Left Bracket 11"/>
                  <wp:cNvGraphicFramePr/>
                  <a:graphic xmlns:a="http://schemas.openxmlformats.org/drawingml/2006/main">
                    <a:graphicData uri="http://schemas.microsoft.com/office/word/2010/wordprocessingShape">
                      <wps:wsp>
                        <wps:cNvSpPr/>
                        <wps:spPr>
                          <a:xfrm>
                            <a:off x="0" y="0"/>
                            <a:ext cx="292608" cy="375920"/>
                          </a:xfrm>
                          <a:prstGeom prst="leftBracket">
                            <a:avLst/>
                          </a:prstGeom>
                          <a:noFill/>
                          <a:ln w="19050">
                            <a:solidFill>
                              <a:srgbClr val="FF0000">
                                <a:alpha val="60000"/>
                              </a:srgb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A7BBCF" id="_x0000_t85" coordsize="21600,21600" o:spt="85" adj="1800" path="m2160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1" o:spid="_x0000_s1026" type="#_x0000_t85" style="position:absolute;margin-left:17.8pt;margin-top:7.2pt;width:23.05pt;height:29.6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" adj="1401" strokecolor="red" strokeweight="1.5pt">
                  <v:stroke opacity="39321f" endcap="round"/>
                  <w10:wrap type="through"/>
                </v:shape>
              </w:pict>
            </mc:Fallback>
          </mc:AlternateContent>
        </w:r>
      </w:del>
    </w:p>
    <w:p w14:paraId="00A75E17" w14:textId="0F6788B3" w:rsidR="00CC71E9" w:rsidRDefault="00CC71E9">
      <w:pPr>
        <w:rPr>
          <w:ins w:id="260" w:author="Vicki Cornish" w:date="2019-06-12T15:30:00Z"/>
        </w:rPr>
      </w:pPr>
    </w:p>
    <w:p w14:paraId="0A122AAB" w14:textId="7AE931CB" w:rsidR="00CC71E9" w:rsidRDefault="00CC71E9">
      <w:pPr>
        <w:rPr>
          <w:ins w:id="261" w:author="Vicki Cornish" w:date="2019-06-12T15:30:00Z"/>
        </w:rPr>
      </w:pPr>
    </w:p>
    <w:p w14:paraId="75FBA5F7" w14:textId="69642ED2" w:rsidR="00CC71E9" w:rsidRDefault="001A74E2">
      <w:pPr>
        <w:rPr>
          <w:ins w:id="262" w:author="Vicki Cornish" w:date="2019-06-12T15:30:00Z"/>
        </w:rPr>
      </w:pPr>
      <w:del w:id="263" w:author="Vicki Cornish" w:date="2019-06-12T16:09:00Z">
        <w:r w:rsidDel="001A74E2">
          <w:rPr>
            <w:noProof/>
            <w:lang w:eastAsia="en-US" w:bidi="ar-SA"/>
          </w:rPr>
          <mc:AlternateContent>
            <mc:Choice Requires="wps">
              <w:drawing>
                <wp:anchor distT="0" distB="0" distL="114300" distR="114300" simplePos="0" relativeHeight="251635200" behindDoc="0" locked="0" layoutInCell="1" allowOverlap="1" wp14:anchorId="119ABDDB" wp14:editId="3B433C1A">
                  <wp:simplePos x="0" y="0"/>
                  <wp:positionH relativeFrom="column">
                    <wp:posOffset>253977</wp:posOffset>
                  </wp:positionH>
                  <wp:positionV relativeFrom="paragraph">
                    <wp:posOffset>251720</wp:posOffset>
                  </wp:positionV>
                  <wp:extent cx="292608" cy="554990"/>
                  <wp:effectExtent l="0" t="0" r="38100" b="29210"/>
                  <wp:wrapThrough wrapText="bothSides">
                    <wp:wrapPolygon edited="0">
                      <wp:start x="0" y="0"/>
                      <wp:lineTo x="0" y="21748"/>
                      <wp:lineTo x="22539" y="21748"/>
                      <wp:lineTo x="13148" y="17794"/>
                      <wp:lineTo x="3757" y="15817"/>
                      <wp:lineTo x="22539" y="989"/>
                      <wp:lineTo x="22539" y="0"/>
                      <wp:lineTo x="0" y="0"/>
                    </wp:wrapPolygon>
                  </wp:wrapThrough>
                  <wp:docPr id="14" name="Left Bracket 14"/>
                  <wp:cNvGraphicFramePr/>
                  <a:graphic xmlns:a="http://schemas.openxmlformats.org/drawingml/2006/main">
                    <a:graphicData uri="http://schemas.microsoft.com/office/word/2010/wordprocessingShape">
                      <wps:wsp>
                        <wps:cNvSpPr/>
                        <wps:spPr>
                          <a:xfrm>
                            <a:off x="0" y="0"/>
                            <a:ext cx="292608" cy="554990"/>
                          </a:xfrm>
                          <a:prstGeom prst="leftBracket">
                            <a:avLst/>
                          </a:prstGeom>
                          <a:noFill/>
                          <a:ln w="19050">
                            <a:solidFill>
                              <a:srgbClr val="FF0000">
                                <a:alpha val="60000"/>
                              </a:srgb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A66DD" id="Left Bracket 14" o:spid="_x0000_s1026" type="#_x0000_t85" style="position:absolute;margin-left:20pt;margin-top:19.8pt;width:23.05pt;height:43.7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" adj="949" strokecolor="red" strokeweight="1.5pt">
                  <v:stroke opacity="39321f" endcap="round"/>
                  <w10:wrap type="through"/>
                </v:shape>
              </w:pict>
            </mc:Fallback>
          </mc:AlternateContent>
        </w:r>
      </w:del>
    </w:p>
    <w:p w14:paraId="521AF3FF" w14:textId="26C5F65E" w:rsidR="00CC71E9" w:rsidRDefault="00CC71E9">
      <w:pPr>
        <w:rPr>
          <w:ins w:id="264" w:author="Vicki Cornish" w:date="2019-06-12T15:30:00Z"/>
        </w:rPr>
      </w:pPr>
    </w:p>
    <w:p w14:paraId="436EEF78" w14:textId="5A060B2A" w:rsidR="00CC71E9" w:rsidRDefault="001A74E2">
      <w:pPr>
        <w:rPr>
          <w:ins w:id="265" w:author="Vicki Cornish" w:date="2019-06-12T15:31:00Z"/>
          <w:rFonts w:ascii="Arial" w:eastAsia="Times New Roman" w:hAnsi="Arial" w:cs="Arial"/>
          <w:color w:val="222222"/>
          <w:shd w:val="clear" w:color="auto" w:fill="FFFFFF"/>
          <w:lang w:eastAsia="en-US" w:bidi="ar-SA"/>
        </w:rPr>
      </w:pPr>
      <w:del w:id="266" w:author="Vicki Cornish" w:date="2019-06-12T16:09:00Z">
        <w:r w:rsidDel="001A74E2">
          <w:rPr>
            <w:rFonts w:ascii="Arial" w:eastAsia="Times New Roman" w:hAnsi="Arial" w:cs="Arial"/>
            <w:noProof/>
            <w:color w:val="222222"/>
            <w:lang w:eastAsia="en-US" w:bidi="ar-SA"/>
            <w:rPrChange w:id="267" w:author="Unknown">
              <w:rPr>
                <w:noProof/>
                <w:lang w:eastAsia="en-US" w:bidi="ar-SA"/>
              </w:rPr>
            </w:rPrChange>
          </w:rPr>
          <mc:AlternateContent>
            <mc:Choice Requires="wps">
              <w:drawing>
                <wp:anchor distT="0" distB="0" distL="114300" distR="114300" simplePos="0" relativeHeight="251636224" behindDoc="0" locked="0" layoutInCell="1" allowOverlap="1" wp14:anchorId="3517D663" wp14:editId="1D658764">
                  <wp:simplePos x="0" y="0"/>
                  <wp:positionH relativeFrom="column">
                    <wp:posOffset>268045</wp:posOffset>
                  </wp:positionH>
                  <wp:positionV relativeFrom="paragraph">
                    <wp:posOffset>327871</wp:posOffset>
                  </wp:positionV>
                  <wp:extent cx="292608" cy="559435"/>
                  <wp:effectExtent l="0" t="0" r="38100" b="24765"/>
                  <wp:wrapThrough wrapText="bothSides">
                    <wp:wrapPolygon edited="0">
                      <wp:start x="0" y="0"/>
                      <wp:lineTo x="0" y="21575"/>
                      <wp:lineTo x="22539" y="21575"/>
                      <wp:lineTo x="13148" y="17653"/>
                      <wp:lineTo x="3757" y="15691"/>
                      <wp:lineTo x="22539" y="981"/>
                      <wp:lineTo x="22539" y="0"/>
                      <wp:lineTo x="0" y="0"/>
                    </wp:wrapPolygon>
                  </wp:wrapThrough>
                  <wp:docPr id="15" name="Left Bracket 15"/>
                  <wp:cNvGraphicFramePr/>
                  <a:graphic xmlns:a="http://schemas.openxmlformats.org/drawingml/2006/main">
                    <a:graphicData uri="http://schemas.microsoft.com/office/word/2010/wordprocessingShape">
                      <wps:wsp>
                        <wps:cNvSpPr/>
                        <wps:spPr>
                          <a:xfrm>
                            <a:off x="0" y="0"/>
                            <a:ext cx="292608" cy="559435"/>
                          </a:xfrm>
                          <a:prstGeom prst="leftBracket">
                            <a:avLst/>
                          </a:prstGeom>
                          <a:noFill/>
                          <a:ln w="19050">
                            <a:solidFill>
                              <a:srgbClr val="FF0000">
                                <a:alpha val="60000"/>
                              </a:srgb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7F489C" id="Left Bracket 15" o:spid="_x0000_s1026" type="#_x0000_t85" style="position:absolute;margin-left:21.1pt;margin-top:25.8pt;width:23.05pt;height:44.0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" adj="941" strokecolor="red" strokeweight="1.5pt">
                  <v:stroke opacity="39321f" endcap="round"/>
                  <w10:wrap type="through"/>
                </v:shape>
              </w:pict>
            </mc:Fallback>
          </mc:AlternateContent>
        </w:r>
      </w:del>
      <w:ins w:id="268" w:author="Vicki Cornish" w:date="2019-06-12T15:31:00Z">
        <w:r w:rsidR="00CC71E9">
          <w:rPr>
            <w:rFonts w:ascii="Arial" w:eastAsia="Times New Roman" w:hAnsi="Arial" w:cs="Arial"/>
            <w:color w:val="222222"/>
            <w:shd w:val="clear" w:color="auto" w:fill="FFFFFF"/>
            <w:lang w:eastAsia="en-US" w:bidi="ar-SA"/>
          </w:rPr>
          <w:br w:type="page"/>
        </w:r>
      </w:ins>
    </w:p>
    <w:p w14:paraId="0AAB97AC" w14:textId="7949BFFD" w:rsidR="006E55A9" w:rsidRPr="00A633B3" w:rsidRDefault="006E55A9">
      <w:pPr>
        <w:rPr>
          <w:ins w:id="269" w:author="Vicki Cornish" w:date="2019-06-12T15:44:00Z"/>
          <w:b/>
          <w:noProof/>
          <w:u w:val="single"/>
          <w:lang w:eastAsia="en-US" w:bidi="ar-SA"/>
          <w:rPrChange w:id="270" w:author="Vicki Cornish" w:date="2019-06-12T15:52:00Z">
            <w:rPr>
              <w:ins w:id="271" w:author="Vicki Cornish" w:date="2019-06-12T15:44:00Z"/>
              <w:noProof/>
              <w:u w:val="single"/>
              <w:lang w:eastAsia="en-US" w:bidi="ar-SA"/>
            </w:rPr>
          </w:rPrChange>
        </w:rPr>
      </w:pPr>
      <w:ins w:id="272" w:author="Vicki Cornish" w:date="2019-06-12T15:44:00Z">
        <w:r w:rsidRPr="00A633B3">
          <w:rPr>
            <w:rFonts w:ascii="Arial" w:eastAsia="Times New Roman" w:hAnsi="Arial" w:cs="Arial"/>
            <w:b/>
            <w:color w:val="222222"/>
            <w:u w:val="single"/>
            <w:shd w:val="clear" w:color="auto" w:fill="FFFFFF"/>
            <w:lang w:eastAsia="en-US" w:bidi="ar-SA"/>
            <w:rPrChange w:id="273" w:author="Vicki Cornish" w:date="2019-06-12T15:52:00Z">
              <w:rPr>
                <w:rFonts w:ascii="Arial" w:eastAsia="Times New Roman" w:hAnsi="Arial" w:cs="Arial"/>
                <w:color w:val="222222"/>
                <w:u w:val="single"/>
                <w:shd w:val="clear" w:color="auto" w:fill="FFFFFF"/>
                <w:lang w:eastAsia="en-US" w:bidi="ar-SA"/>
              </w:rPr>
            </w:rPrChange>
          </w:rPr>
          <w:lastRenderedPageBreak/>
          <w:t>cifr:attribute</w:t>
        </w:r>
      </w:ins>
      <w:ins w:id="274" w:author="Vicki Cornish" w:date="2019-06-12T16:36:00Z">
        <w:r w:rsidR="00AF2FEC">
          <w:rPr>
            <w:rFonts w:ascii="Arial" w:eastAsia="Times New Roman" w:hAnsi="Arial" w:cs="Arial"/>
            <w:b/>
            <w:color w:val="222222"/>
            <w:u w:val="single"/>
            <w:shd w:val="clear" w:color="auto" w:fill="FFFFFF"/>
            <w:lang w:eastAsia="en-US" w:bidi="ar-SA"/>
          </w:rPr>
          <w:t>s</w:t>
        </w:r>
      </w:ins>
      <w:ins w:id="275" w:author="Vicki Cornish" w:date="2019-06-12T15:44:00Z">
        <w:r w:rsidRPr="00A633B3">
          <w:rPr>
            <w:b/>
            <w:noProof/>
            <w:u w:val="single"/>
            <w:lang w:eastAsia="en-US" w:bidi="ar-SA"/>
            <w:rPrChange w:id="276" w:author="Vicki Cornish" w:date="2019-06-12T15:52:00Z">
              <w:rPr>
                <w:noProof/>
                <w:u w:val="single"/>
                <w:lang w:eastAsia="en-US" w:bidi="ar-SA"/>
              </w:rPr>
            </w:rPrChange>
          </w:rPr>
          <w:t xml:space="preserve"> </w:t>
        </w:r>
      </w:ins>
    </w:p>
    <w:p w14:paraId="5CC8623C" w14:textId="3A7B042D" w:rsidR="006E55A9" w:rsidRDefault="006E55A9">
      <w:pPr>
        <w:rPr>
          <w:ins w:id="277" w:author="Vicki Cornish" w:date="2019-06-12T16:15:00Z"/>
          <w:rFonts w:ascii="Arial" w:eastAsia="Times New Roman" w:hAnsi="Arial" w:cs="Arial"/>
          <w:color w:val="222222"/>
          <w:shd w:val="clear" w:color="auto" w:fill="FFFFFF"/>
          <w:lang w:eastAsia="en-US" w:bidi="ar-SA"/>
        </w:rPr>
      </w:pPr>
      <w:ins w:id="278" w:author="Vicki Cornish" w:date="2019-06-12T15:44:00Z">
        <w:r>
          <w:rPr>
            <w:rFonts w:ascii="Arial" w:eastAsia="Times New Roman" w:hAnsi="Arial" w:cs="Arial"/>
            <w:color w:val="222222"/>
            <w:shd w:val="clear" w:color="auto" w:fill="FFFFFF"/>
            <w:lang w:eastAsia="en-US" w:bidi="ar-SA"/>
          </w:rPr>
          <w:t xml:space="preserve">A </w:t>
        </w:r>
        <w:proofErr w:type="gramStart"/>
        <w:r w:rsidRPr="006E55A9">
          <w:rPr>
            <w:rFonts w:ascii="Arial" w:eastAsia="Times New Roman" w:hAnsi="Arial" w:cs="Arial"/>
            <w:color w:val="222222"/>
            <w:shd w:val="clear" w:color="auto" w:fill="FFFFFF"/>
            <w:lang w:eastAsia="en-US" w:bidi="ar-SA"/>
            <w:rPrChange w:id="279" w:author="Vicki Cornish" w:date="2019-06-12T15:44:00Z">
              <w:rPr>
                <w:rFonts w:ascii="Arial" w:eastAsia="Times New Roman" w:hAnsi="Arial" w:cs="Arial"/>
                <w:color w:val="222222"/>
                <w:u w:val="single"/>
                <w:shd w:val="clear" w:color="auto" w:fill="FFFFFF"/>
                <w:lang w:eastAsia="en-US" w:bidi="ar-SA"/>
              </w:rPr>
            </w:rPrChange>
          </w:rPr>
          <w:t>cifr:attribute</w:t>
        </w:r>
      </w:ins>
      <w:ins w:id="280" w:author="Vicki Cornish" w:date="2019-06-12T16:15:00Z">
        <w:r w:rsidR="0000737C">
          <w:rPr>
            <w:rFonts w:ascii="Arial" w:eastAsia="Times New Roman" w:hAnsi="Arial" w:cs="Arial"/>
            <w:color w:val="222222"/>
            <w:shd w:val="clear" w:color="auto" w:fill="FFFFFF"/>
            <w:lang w:eastAsia="en-US" w:bidi="ar-SA"/>
          </w:rPr>
          <w:t>s</w:t>
        </w:r>
      </w:ins>
      <w:proofErr w:type="gramEnd"/>
      <w:ins w:id="281" w:author="Vicki Cornish" w:date="2019-06-12T15:44:00Z">
        <w:r>
          <w:rPr>
            <w:noProof/>
            <w:u w:val="single"/>
            <w:lang w:eastAsia="en-US" w:bidi="ar-SA"/>
          </w:rPr>
          <w:t xml:space="preserve"> </w:t>
        </w:r>
      </w:ins>
      <w:ins w:id="282" w:author="Vicki Cornish" w:date="2019-06-12T15:31:00Z">
        <w:r>
          <w:rPr>
            <w:rFonts w:ascii="Arial" w:eastAsia="Times New Roman" w:hAnsi="Arial" w:cs="Arial"/>
            <w:color w:val="222222"/>
            <w:shd w:val="clear" w:color="auto" w:fill="FFFFFF"/>
            <w:lang w:eastAsia="en-US" w:bidi="ar-SA"/>
          </w:rPr>
          <w:t>tag</w:t>
        </w:r>
        <w:r w:rsidR="00CC71E9" w:rsidRPr="00871E4F">
          <w:rPr>
            <w:rFonts w:ascii="Arial" w:eastAsia="Times New Roman" w:hAnsi="Arial" w:cs="Arial"/>
            <w:color w:val="222222"/>
            <w:shd w:val="clear" w:color="auto" w:fill="FFFFFF"/>
            <w:lang w:eastAsia="en-US" w:bidi="ar-SA"/>
          </w:rPr>
          <w:t xml:space="preserve"> </w:t>
        </w:r>
      </w:ins>
      <w:ins w:id="283" w:author="Vicki Cornish" w:date="2019-06-12T15:45:00Z">
        <w:r>
          <w:rPr>
            <w:rFonts w:ascii="Arial" w:eastAsia="Times New Roman" w:hAnsi="Arial" w:cs="Arial"/>
            <w:color w:val="222222"/>
            <w:shd w:val="clear" w:color="auto" w:fill="FFFFFF"/>
            <w:lang w:eastAsia="en-US" w:bidi="ar-SA"/>
          </w:rPr>
          <w:t>contains information</w:t>
        </w:r>
      </w:ins>
      <w:ins w:id="284" w:author="Vicki Cornish" w:date="2019-06-12T15:31:00Z">
        <w:r w:rsidR="00CC71E9" w:rsidRPr="00871E4F">
          <w:rPr>
            <w:rFonts w:ascii="Arial" w:eastAsia="Times New Roman" w:hAnsi="Arial" w:cs="Arial"/>
            <w:color w:val="222222"/>
            <w:shd w:val="clear" w:color="auto" w:fill="FFFFFF"/>
            <w:lang w:eastAsia="en-US" w:bidi="ar-SA"/>
          </w:rPr>
          <w:t xml:space="preserve"> for specimen</w:t>
        </w:r>
        <w:r w:rsidR="00AF6828">
          <w:rPr>
            <w:rFonts w:ascii="Arial" w:eastAsia="Times New Roman" w:hAnsi="Arial" w:cs="Arial"/>
            <w:color w:val="222222"/>
            <w:shd w:val="clear" w:color="auto" w:fill="FFFFFF"/>
            <w:lang w:eastAsia="en-US" w:bidi="ar-SA"/>
          </w:rPr>
          <w:t xml:space="preserve"> metadata in the tree structure.</w:t>
        </w:r>
        <w:r w:rsidR="00CC71E9" w:rsidRPr="00871E4F">
          <w:rPr>
            <w:rFonts w:ascii="Arial" w:eastAsia="Times New Roman" w:hAnsi="Arial" w:cs="Arial"/>
            <w:color w:val="222222"/>
            <w:shd w:val="clear" w:color="auto" w:fill="FFFFFF"/>
            <w:lang w:eastAsia="en-US" w:bidi="ar-SA"/>
          </w:rPr>
          <w:t xml:space="preserve"> </w:t>
        </w:r>
      </w:ins>
    </w:p>
    <w:p w14:paraId="370410AA" w14:textId="492D36F0" w:rsidR="0000737C" w:rsidRDefault="0000737C">
      <w:pPr>
        <w:rPr>
          <w:ins w:id="285" w:author="Vicki Cornish" w:date="2019-06-12T15:44:00Z"/>
          <w:rFonts w:ascii="Arial" w:eastAsia="Times New Roman" w:hAnsi="Arial" w:cs="Arial"/>
          <w:color w:val="222222"/>
          <w:shd w:val="clear" w:color="auto" w:fill="FFFFFF"/>
          <w:lang w:eastAsia="en-US" w:bidi="ar-SA"/>
        </w:rPr>
      </w:pPr>
      <w:r>
        <w:rPr>
          <w:rFonts w:ascii="Arial" w:eastAsia="Times New Roman" w:hAnsi="Arial" w:cs="Arial"/>
          <w:noProof/>
          <w:color w:val="222222"/>
          <w:lang w:eastAsia="en-US" w:bidi="ar-SA"/>
        </w:rPr>
        <mc:AlternateContent>
          <mc:Choice Requires="wpg">
            <w:drawing>
              <wp:anchor distT="0" distB="0" distL="114300" distR="114300" simplePos="0" relativeHeight="251697664" behindDoc="0" locked="0" layoutInCell="1" allowOverlap="1" wp14:anchorId="66A173F8" wp14:editId="5B07C7EA">
                <wp:simplePos x="0" y="0"/>
                <wp:positionH relativeFrom="column">
                  <wp:posOffset>-28974</wp:posOffset>
                </wp:positionH>
                <wp:positionV relativeFrom="paragraph">
                  <wp:posOffset>315019</wp:posOffset>
                </wp:positionV>
                <wp:extent cx="6024245" cy="6276340"/>
                <wp:effectExtent l="0" t="0" r="0" b="0"/>
                <wp:wrapSquare wrapText="bothSides"/>
                <wp:docPr id="56" name="Group 56"/>
                <wp:cNvGraphicFramePr/>
                <a:graphic xmlns:a="http://schemas.openxmlformats.org/drawingml/2006/main">
                  <a:graphicData uri="http://schemas.microsoft.com/office/word/2010/wordprocessingGroup">
                    <wpg:wgp>
                      <wpg:cNvGrpSpPr/>
                      <wpg:grpSpPr>
                        <a:xfrm>
                          <a:off x="0" y="0"/>
                          <a:ext cx="6024245" cy="6276340"/>
                          <a:chOff x="0" y="0"/>
                          <a:chExt cx="6024245" cy="6276340"/>
                        </a:xfrm>
                      </wpg:grpSpPr>
                      <pic:pic xmlns:pic="http://schemas.openxmlformats.org/drawingml/2006/picture">
                        <pic:nvPicPr>
                          <pic:cNvPr id="3" name="Picture 3" descr="cifr_attribute_tag.png"/>
                          <pic:cNvPicPr>
                            <a:picLocks noChangeAspect="1"/>
                          </pic:cNvPicPr>
                        </pic:nvPicPr>
                        <pic:blipFill rotWithShape="1">
                          <a:blip r:embed="rId16">
                            <a:extLst>
                              <a:ext uri="{28A0092B-C50C-407E-A947-70E740481C1C}">
                                <a14:useLocalDpi xmlns:a14="http://schemas.microsoft.com/office/drawing/2010/main" val="0"/>
                              </a:ext>
                            </a:extLst>
                          </a:blip>
                          <a:srcRect l="767" b="1033"/>
                          <a:stretch/>
                        </pic:blipFill>
                        <pic:spPr bwMode="auto">
                          <a:xfrm>
                            <a:off x="0" y="0"/>
                            <a:ext cx="6024245" cy="6276340"/>
                          </a:xfrm>
                          <a:prstGeom prst="rect">
                            <a:avLst/>
                          </a:prstGeom>
                          <a:noFill/>
                          <a:ln>
                            <a:noFill/>
                          </a:ln>
                          <a:extLst>
                            <a:ext uri="{53640926-AAD7-44D8-BBD7-CCE9431645EC}">
                              <a14:shadowObscured xmlns:a14="http://schemas.microsoft.com/office/drawing/2010/main"/>
                            </a:ext>
                          </a:extLst>
                        </pic:spPr>
                      </pic:pic>
                      <wps:wsp>
                        <wps:cNvPr id="5" name="Straight Arrow Connector 5"/>
                        <wps:cNvCnPr/>
                        <wps:spPr>
                          <a:xfrm flipH="1">
                            <a:off x="786810" y="1796902"/>
                            <a:ext cx="179681" cy="1860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 name="Group 49"/>
                        <wpg:cNvGrpSpPr/>
                        <wpg:grpSpPr>
                          <a:xfrm>
                            <a:off x="882503" y="1967023"/>
                            <a:ext cx="1019042" cy="431077"/>
                            <a:chOff x="0" y="0"/>
                            <a:chExt cx="1019042" cy="431077"/>
                          </a:xfrm>
                        </wpg:grpSpPr>
                        <wps:wsp>
                          <wps:cNvPr id="22" name="Straight Arrow Connector 22"/>
                          <wps:cNvCnPr/>
                          <wps:spPr>
                            <a:xfrm flipH="1">
                              <a:off x="0" y="0"/>
                              <a:ext cx="179681" cy="176506"/>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733646" y="95693"/>
                              <a:ext cx="179070" cy="17589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839972" y="255182"/>
                              <a:ext cx="179070" cy="17589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1" name="Straight Arrow Connector 51"/>
                        <wps:cNvCnPr/>
                        <wps:spPr>
                          <a:xfrm flipH="1">
                            <a:off x="871870" y="3572540"/>
                            <a:ext cx="179070" cy="17589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2169042" y="3625702"/>
                            <a:ext cx="178435" cy="175260"/>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flipH="1">
                            <a:off x="2647507" y="3774558"/>
                            <a:ext cx="177800" cy="17462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482A1BD" id="Group 56" o:spid="_x0000_s1026" style="position:absolute;margin-left:-2.3pt;margin-top:24.8pt;width:474.35pt;height:494.2pt;z-index:251697664" coordsize="6024245,6276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">
                <v:shape id="Picture 3" o:spid="_x0000_s1027" type="#_x0000_t75" alt="cifr_attribute_tag.png" style="position:absolute;width:6024245;height:6276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og&#10;HWvBAAAA2gAAAA8AAABkcnMvZG93bnJldi54bWxEj0uLAjEQhO8L/ofQgjfNuKLIaBTxwXoSX3hu&#10;Ju3M4KQzm0Sd/fdGEPZYVNVX1HTemEo8yPnSsoJ+LwFBnFldcq7gfNp0xyB8QNZYWSYFf+RhPmt9&#10;TTHV9skHehxDLiKEfYoKihDqVEqfFWTQ92xNHL2rdQZDlC6X2uEzwk0lv5NkJA2WHBcKrGlZUHY7&#10;3o2C3d4NTZOv+uv9z2p3GQ5I/zpSqtNuFhMQgZrwH/60t1rBAN5X4g2Qs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ogHWvBAAAA2gAAAA8AAAAAAAAAAAAAAAAAnAIAAGRy&#10;cy9kb3ducmV2LnhtbFBLBQYAAAAABAAEAPcAAACKAwAAAAA=&#10;">
                  <v:imagedata r:id="rId17" o:title="cifr_attribute_tag.png" cropbottom="677f" cropleft="503f"/>
                  <v:path arrowok="t"/>
                </v:shape>
                <v:shape id="Straight Arrow Connector 5" o:spid="_x0000_s1028" type="#_x0000_t32" style="position:absolute;left:786810;top:1796902;width:179681;height:18603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sgRMQAAADaAAAADwAAAGRycy9kb3ducmV2LnhtbESPT2sCMRTE7wW/Q3iCN83aqpTVKNJS&#10;EMGDf6jt7bl57i5uXrabqPHbG0HocZiZ3zCTWTCVuFDjSssK+r0EBHFmdcm5gt32q/sOwnlkjZVl&#10;UnAjB7Np62WCqbZXXtNl43MRIexSVFB4X6dSuqwgg65na+LoHW1j0EfZ5FI3eI1wU8nXJBlJgyXH&#10;hQJr+igoO23ORsHf7bBa7oe/IfspB+fvddh/SnxTqtMO8zEIT8H/h5/thVYwhMeVeAPk9A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2yBExAAAANoAAAAPAAAAAAAAAAAA&#10;AAAAAKECAABkcnMvZG93bnJldi54bWxQSwUGAAAAAAQABAD5AAAAkgMAAAAA&#10;" strokecolor="red" strokeweight="2.25pt">
                  <v:stroke endarrow="block" endcap="round"/>
                </v:shape>
                <v:group id="Group 49" o:spid="_x0000_s1029" style="position:absolute;left:882503;top:1967023;width:1019042;height:431077" coordsize="1019042,4310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shape id="Straight Arrow Connector 22" o:spid="_x0000_s1030" type="#_x0000_t32" style="position:absolute;width:179681;height:17650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3u8MAAADbAAAADwAAAGRycy9kb3ducmV2LnhtbESPQWvCQBSE74L/YXlCb2ZjSq2mWUUL&#10;hUJP2oLX5+5rEpJ9G7MbTf99tyD0OMzMN0yxHW0rrtT72rGCRZKCINbO1Fwq+Pp8m69A+IBssHVM&#10;Cn7Iw3YznRSYG3fjA12PoRQRwj5HBVUIXS6l1xVZ9InriKP37XqLIcq+lKbHW4TbVmZpupQWa44L&#10;FXb0WpFujoNVsKYnfTbPA5vH04eWe4vDobko9TAbdy8gAo3hP3xvvxsFWQZ/X+IPkJ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Phd7vDAAAA2wAAAA8AAAAAAAAAAAAA&#10;AAAAoQIAAGRycy9kb3ducmV2LnhtbFBLBQYAAAAABAAEAPkAAACRAwAAAAA=&#10;" strokecolor="red" strokeweight="2.25pt">
                    <v:stroke endarrow="block" opacity="32896f" endcap="round"/>
                  </v:shape>
                  <v:shape id="Straight Arrow Connector 24" o:spid="_x0000_s1031" type="#_x0000_t32" style="position:absolute;left:733646;top:95693;width:179070;height:17589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0RKVMIAAADbAAAADwAAAGRycy9kb3ducmV2LnhtbESPT4vCMBTE74LfITxhb5rqrrpbjbIr&#10;CIIn/8Be3ybPtti81CbV7rc3guBxmJnfMPNla0txpdoXjhUMBwkIYu1MwZmC42Hd/wThA7LB0jEp&#10;+CcPy0W3M8fUuBvv6LoPmYgQ9ikqyEOoUim9zsmiH7iKOHonV1sMUdaZNDXeItyWcpQkE2mx4LiQ&#10;Y0WrnPR531gFXzTWf2basHn/3Wr5Y7HZnS9KvfXa7xmIQG14hZ/tjVEw+oDHl/gD5OI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0RKVMIAAADbAAAADwAAAAAAAAAAAAAA&#10;AAChAgAAZHJzL2Rvd25yZXYueG1sUEsFBgAAAAAEAAQA+QAAAJADAAAAAA==&#10;" strokecolor="red" strokeweight="2.25pt">
                    <v:stroke endarrow="block" opacity="32896f" endcap="round"/>
                  </v:shape>
                  <v:shape id="Straight Arrow Connector 25" o:spid="_x0000_s1032" type="#_x0000_t32" style="position:absolute;left:839972;top:255182;width:179070;height:17589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Ajvz8MAAADbAAAADwAAAGRycy9kb3ducmV2LnhtbESPzWrDMBCE74W8g9hAb7WclDStEyUk&#10;gUKhp/xArltpa5tYK0eSHfftq0Ihx2FmvmGW68E2oicfascKJlkOglg7U3Op4HR8f3oFESKywcYx&#10;KfihAOvV6GGJhXE33lN/iKVIEA4FKqhibAspg67IYshcS5y8b+ctxiR9KY3HW4LbRk7z/EVarDkt&#10;VNjSriJ9OXRWwRvN9JeZd2yez59abi12+8tVqcfxsFmAiDTEe/i//WEUTGfw9yX9ALn6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wI78/DAAAA2wAAAA8AAAAAAAAAAAAA&#10;AAAAoQIAAGRycy9kb3ducmV2LnhtbFBLBQYAAAAABAAEAPkAAACRAwAAAAA=&#10;" strokecolor="red" strokeweight="2.25pt">
                    <v:stroke endarrow="block" opacity="32896f" endcap="round"/>
                  </v:shape>
                </v:group>
                <v:shape id="Straight Arrow Connector 51" o:spid="_x0000_s1033" type="#_x0000_t32" style="position:absolute;left:871870;top:3572540;width:179070;height:17589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zWascMAAADbAAAADwAAAGRycy9kb3ducmV2LnhtbESPzWrDMBCE74W8g9hAbrWchjStEyU0&#10;gUKhp/xArltpa5tYK0eSHfftq0Ihx2FmvmFWm8E2oicfascKplkOglg7U3Op4HR8f3wBESKywcYx&#10;KfihAJv16GGFhXE33lN/iKVIEA4FKqhibAspg67IYshcS5y8b+ctxiR9KY3HW4LbRj7l+bO0WHNa&#10;qLClXUX6cuisglea6y+z6NjMzp9abi12+8tVqcl4eFuCiDTEe/i//WEUzKfw9yX9AL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s1mrHDAAAA2wAAAA8AAAAAAAAAAAAA&#10;AAAAoQIAAGRycy9kb3ducmV2LnhtbFBLBQYAAAAABAAEAPkAAACRAwAAAAA=&#10;" strokecolor="red" strokeweight="2.25pt">
                  <v:stroke endarrow="block" opacity="32896f" endcap="round"/>
                </v:shape>
                <v:shape id="Straight Arrow Connector 52" o:spid="_x0000_s1034" type="#_x0000_t32" style="position:absolute;left:2169042;top:3625702;width:178435;height:17526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ExsMAAADbAAAADwAAAGRycy9kb3ducmV2LnhtbESPzWrDMBCE74W8g9hAb7WclDStEyUk&#10;gUKhp/xArltpa5tYK0eSHfftq0Ihx2FmvmGW68E2oicfascKJlkOglg7U3Op4HR8f3oFESKywcYx&#10;KfihAOvV6GGJhXE33lN/iKVIEA4FKqhibAspg67IYshcS5y8b+ctxiR9KY3HW4LbRk7z/EVarDkt&#10;VNjSriJ9OXRWwRvN9JeZd2yez59abi12+8tVqcfxsFmAiDTEe/i//WEUzKbw9yX9ALn6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vnBMbDAAAA2wAAAA8AAAAAAAAAAAAA&#10;AAAAoQIAAGRycy9kb3ducmV2LnhtbFBLBQYAAAAABAAEAPkAAACRAwAAAAA=&#10;" strokecolor="red" strokeweight="2.25pt">
                  <v:stroke endarrow="block" opacity="32896f" endcap="round"/>
                </v:shape>
                <v:shape id="Straight Arrow Connector 53" o:spid="_x0000_s1035" type="#_x0000_t32" style="position:absolute;left:2647507;top:3774558;width:177800;height:17462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KuhXcMAAADbAAAADwAAAGRycy9kb3ducmV2LnhtbESPQWsCMRSE74L/ITyhNzfbiq1ujWIL&#10;QqEnbaHXZ/LcXdy8rEl2Xf99Uyh4HGbmG2a1GWwjevKhdqzgMctBEGtnai4VfH/tpgsQISIbbByT&#10;ghsF2KzHoxUWxl15T/0hliJBOBSooIqxLaQMuiKLIXMtcfJOzluMSfpSGo/XBLeNfMrzZ2mx5rRQ&#10;YUvvFenzobMKljTXR/PSsZn9fGr5ZrHbny9KPUyG7SuISEO8h//bH0bBfAZ/X9IPkO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SroV3DAAAA2wAAAA8AAAAAAAAAAAAA&#10;AAAAoQIAAGRycy9kb3ducmV2LnhtbFBLBQYAAAAABAAEAPkAAACRAwAAAAA=&#10;" strokecolor="red" strokeweight="2.25pt">
                  <v:stroke endarrow="block" opacity="32896f" endcap="round"/>
                </v:shape>
                <w10:wrap type="square"/>
              </v:group>
            </w:pict>
          </mc:Fallback>
        </mc:AlternateContent>
      </w:r>
      <w:del w:id="286" w:author="Vicki Cornish" w:date="2019-06-12T16:17:00Z">
        <w:r w:rsidDel="0000737C">
          <w:rPr>
            <w:rFonts w:ascii="Arial" w:eastAsia="Times New Roman" w:hAnsi="Arial" w:cs="Arial"/>
            <w:noProof/>
            <w:color w:val="222222"/>
            <w:lang w:eastAsia="en-US" w:bidi="ar-SA"/>
            <w:rPrChange w:id="287" w:author="Unknown">
              <w:rPr>
                <w:noProof/>
                <w:lang w:eastAsia="en-US" w:bidi="ar-SA"/>
              </w:rPr>
            </w:rPrChange>
          </w:rPr>
          <mc:AlternateContent>
            <mc:Choice Requires="wps">
              <w:drawing>
                <wp:anchor distT="0" distB="0" distL="114300" distR="114300" simplePos="0" relativeHeight="251654656" behindDoc="0" locked="0" layoutInCell="1" allowOverlap="1" wp14:anchorId="00425C13" wp14:editId="548D4BE0">
                  <wp:simplePos x="0" y="0"/>
                  <wp:positionH relativeFrom="column">
                    <wp:posOffset>852417</wp:posOffset>
                  </wp:positionH>
                  <wp:positionV relativeFrom="paragraph">
                    <wp:posOffset>3863910</wp:posOffset>
                  </wp:positionV>
                  <wp:extent cx="179681" cy="176506"/>
                  <wp:effectExtent l="50800" t="0" r="49530" b="78105"/>
                  <wp:wrapSquare wrapText="bothSides"/>
                  <wp:docPr id="26" name="Straight Arrow Connector 26"/>
                  <wp:cNvGraphicFramePr/>
                  <a:graphic xmlns:a="http://schemas.openxmlformats.org/drawingml/2006/main">
                    <a:graphicData uri="http://schemas.microsoft.com/office/word/2010/wordprocessingShape">
                      <wps:wsp>
                        <wps:cNvCnPr/>
                        <wps:spPr>
                          <a:xfrm flipH="1">
                            <a:off x="0" y="0"/>
                            <a:ext cx="179681" cy="176506"/>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DA9DF" id="Straight Arrow Connector 26" o:spid="_x0000_s1026" type="#_x0000_t32" style="position:absolute;margin-left:67.1pt;margin-top:304.25pt;width:14.15pt;height:13.9pt;flip:x;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" strokecolor="red" strokeweight="2.25pt">
                  <v:stroke endarrow="block" opacity="32896f" endcap="round"/>
                  <w10:wrap type="square"/>
                </v:shape>
              </w:pict>
            </mc:Fallback>
          </mc:AlternateContent>
        </w:r>
      </w:del>
      <w:ins w:id="288" w:author="Vicki Cornish" w:date="2019-06-12T16:15:00Z">
        <w:r>
          <w:rPr>
            <w:rFonts w:ascii="Arial" w:eastAsia="Times New Roman" w:hAnsi="Arial" w:cs="Arial"/>
            <w:color w:val="222222"/>
            <w:shd w:val="clear" w:color="auto" w:fill="FFFFFF"/>
            <w:lang w:eastAsia="en-US" w:bidi="ar-SA"/>
          </w:rPr>
          <w:t xml:space="preserve">The </w:t>
        </w:r>
        <w:proofErr w:type="gramStart"/>
        <w:r>
          <w:rPr>
            <w:rFonts w:ascii="Arial" w:eastAsia="Times New Roman" w:hAnsi="Arial" w:cs="Arial"/>
            <w:color w:val="222222"/>
            <w:shd w:val="clear" w:color="auto" w:fill="FFFFFF"/>
            <w:lang w:eastAsia="en-US" w:bidi="ar-SA"/>
          </w:rPr>
          <w:t>cifr:attributes</w:t>
        </w:r>
        <w:proofErr w:type="gramEnd"/>
        <w:r>
          <w:rPr>
            <w:rFonts w:ascii="Arial" w:eastAsia="Times New Roman" w:hAnsi="Arial" w:cs="Arial"/>
            <w:color w:val="222222"/>
            <w:shd w:val="clear" w:color="auto" w:fill="FFFFFF"/>
            <w:lang w:eastAsia="en-US" w:bidi="ar-SA"/>
          </w:rPr>
          <w:t xml:space="preserve"> tag contains cifr:attribute</w:t>
        </w:r>
      </w:ins>
      <w:ins w:id="289" w:author="Vicki Cornish" w:date="2019-06-12T16:16:00Z">
        <w:r>
          <w:rPr>
            <w:rFonts w:ascii="Arial" w:eastAsia="Times New Roman" w:hAnsi="Arial" w:cs="Arial"/>
            <w:color w:val="222222"/>
            <w:shd w:val="clear" w:color="auto" w:fill="FFFFFF"/>
            <w:lang w:eastAsia="en-US" w:bidi="ar-SA"/>
          </w:rPr>
          <w:t>, which</w:t>
        </w:r>
      </w:ins>
      <w:ins w:id="290" w:author="Vicki Cornish" w:date="2019-06-12T16:15:00Z">
        <w:r>
          <w:rPr>
            <w:rFonts w:ascii="Arial" w:eastAsia="Times New Roman" w:hAnsi="Arial" w:cs="Arial"/>
            <w:color w:val="222222"/>
            <w:shd w:val="clear" w:color="auto" w:fill="FFFFFF"/>
            <w:lang w:eastAsia="en-US" w:bidi="ar-SA"/>
          </w:rPr>
          <w:t xml:space="preserve"> contains </w:t>
        </w:r>
        <w:proofErr w:type="spellStart"/>
        <w:r>
          <w:rPr>
            <w:rFonts w:ascii="Arial" w:eastAsia="Times New Roman" w:hAnsi="Arial" w:cs="Arial"/>
            <w:color w:val="222222"/>
            <w:shd w:val="clear" w:color="auto" w:fill="FFFFFF"/>
            <w:lang w:eastAsia="en-US" w:bidi="ar-SA"/>
          </w:rPr>
          <w:t>cifr:name</w:t>
        </w:r>
        <w:proofErr w:type="spellEnd"/>
        <w:r>
          <w:rPr>
            <w:rFonts w:ascii="Arial" w:eastAsia="Times New Roman" w:hAnsi="Arial" w:cs="Arial"/>
            <w:color w:val="222222"/>
            <w:shd w:val="clear" w:color="auto" w:fill="FFFFFF"/>
            <w:lang w:eastAsia="en-US" w:bidi="ar-SA"/>
          </w:rPr>
          <w:t xml:space="preserve"> and </w:t>
        </w:r>
        <w:proofErr w:type="spellStart"/>
        <w:r>
          <w:rPr>
            <w:rFonts w:ascii="Arial" w:eastAsia="Times New Roman" w:hAnsi="Arial" w:cs="Arial"/>
            <w:color w:val="222222"/>
            <w:shd w:val="clear" w:color="auto" w:fill="FFFFFF"/>
            <w:lang w:eastAsia="en-US" w:bidi="ar-SA"/>
          </w:rPr>
          <w:t>cifr:value</w:t>
        </w:r>
        <w:proofErr w:type="spellEnd"/>
        <w:r>
          <w:rPr>
            <w:rFonts w:ascii="Arial" w:eastAsia="Times New Roman" w:hAnsi="Arial" w:cs="Arial"/>
            <w:color w:val="222222"/>
            <w:shd w:val="clear" w:color="auto" w:fill="FFFFFF"/>
            <w:lang w:eastAsia="en-US" w:bidi="ar-SA"/>
          </w:rPr>
          <w:t>.</w:t>
        </w:r>
      </w:ins>
    </w:p>
    <w:p w14:paraId="27796A1E" w14:textId="33D759DC" w:rsidR="00134163" w:rsidRPr="006E55A9" w:rsidRDefault="00134163">
      <w:pPr>
        <w:rPr>
          <w:ins w:id="291" w:author="Vicki Cornish" w:date="2019-06-12T14:15:00Z"/>
          <w:u w:val="single"/>
          <w:rPrChange w:id="292" w:author="Vicki Cornish" w:date="2019-06-12T15:44:00Z">
            <w:rPr>
              <w:ins w:id="293" w:author="Vicki Cornish" w:date="2019-06-12T14:15:00Z"/>
            </w:rPr>
          </w:rPrChange>
        </w:rPr>
      </w:pPr>
      <w:ins w:id="294" w:author="Vicki Cornish" w:date="2019-06-12T14:15:00Z">
        <w:r w:rsidRPr="006E55A9">
          <w:rPr>
            <w:u w:val="single"/>
            <w:rPrChange w:id="295" w:author="Vicki Cornish" w:date="2019-06-12T15:44:00Z">
              <w:rPr/>
            </w:rPrChange>
          </w:rPr>
          <w:br w:type="page"/>
        </w:r>
      </w:ins>
    </w:p>
    <w:p w14:paraId="67354518" w14:textId="1D573BE2" w:rsidR="00A633B3" w:rsidRPr="00A633B3" w:rsidRDefault="00A633B3" w:rsidP="00A633B3">
      <w:pPr>
        <w:rPr>
          <w:ins w:id="296" w:author="Vicki Cornish" w:date="2019-06-12T15:51:00Z"/>
          <w:rFonts w:ascii="Arial" w:eastAsia="Times New Roman" w:hAnsi="Arial" w:cs="Arial"/>
          <w:b/>
          <w:color w:val="222222"/>
          <w:u w:val="single"/>
          <w:shd w:val="clear" w:color="auto" w:fill="FFFFFF"/>
          <w:lang w:eastAsia="en-US" w:bidi="ar-SA"/>
          <w:rPrChange w:id="297" w:author="Vicki Cornish" w:date="2019-06-12T15:52:00Z">
            <w:rPr>
              <w:ins w:id="298" w:author="Vicki Cornish" w:date="2019-06-12T15:51:00Z"/>
              <w:rFonts w:ascii="Arial" w:eastAsia="Times New Roman" w:hAnsi="Arial" w:cs="Arial"/>
              <w:color w:val="222222"/>
              <w:shd w:val="clear" w:color="auto" w:fill="FFFFFF"/>
              <w:lang w:eastAsia="en-US" w:bidi="ar-SA"/>
            </w:rPr>
          </w:rPrChange>
        </w:rPr>
      </w:pPr>
      <w:proofErr w:type="gramStart"/>
      <w:ins w:id="299" w:author="Vicki Cornish" w:date="2019-06-12T15:50:00Z">
        <w:r w:rsidRPr="00A633B3">
          <w:rPr>
            <w:rFonts w:ascii="Arial" w:eastAsia="Times New Roman" w:hAnsi="Arial" w:cs="Arial"/>
            <w:b/>
            <w:color w:val="222222"/>
            <w:u w:val="single"/>
            <w:shd w:val="clear" w:color="auto" w:fill="FFFFFF"/>
            <w:lang w:eastAsia="en-US" w:bidi="ar-SA"/>
            <w:rPrChange w:id="300" w:author="Vicki Cornish" w:date="2019-06-12T15:52:00Z">
              <w:rPr>
                <w:rFonts w:ascii="Arial" w:eastAsia="Times New Roman" w:hAnsi="Arial" w:cs="Arial"/>
                <w:color w:val="222222"/>
                <w:shd w:val="clear" w:color="auto" w:fill="FFFFFF"/>
                <w:lang w:eastAsia="en-US" w:bidi="ar-SA"/>
              </w:rPr>
            </w:rPrChange>
          </w:rPr>
          <w:lastRenderedPageBreak/>
          <w:t>cifr:gene</w:t>
        </w:r>
      </w:ins>
      <w:ins w:id="301" w:author="Vicki Cornish" w:date="2019-06-12T16:36:00Z">
        <w:r w:rsidR="00AF2FEC">
          <w:rPr>
            <w:rFonts w:ascii="Arial" w:eastAsia="Times New Roman" w:hAnsi="Arial" w:cs="Arial"/>
            <w:b/>
            <w:color w:val="222222"/>
            <w:u w:val="single"/>
            <w:shd w:val="clear" w:color="auto" w:fill="FFFFFF"/>
            <w:lang w:eastAsia="en-US" w:bidi="ar-SA"/>
          </w:rPr>
          <w:t>s</w:t>
        </w:r>
      </w:ins>
      <w:proofErr w:type="gramEnd"/>
      <w:ins w:id="302" w:author="Vicki Cornish" w:date="2019-06-12T15:50:00Z">
        <w:r w:rsidRPr="00A633B3">
          <w:rPr>
            <w:rFonts w:ascii="Arial" w:eastAsia="Times New Roman" w:hAnsi="Arial" w:cs="Arial"/>
            <w:b/>
            <w:color w:val="222222"/>
            <w:u w:val="single"/>
            <w:shd w:val="clear" w:color="auto" w:fill="FFFFFF"/>
            <w:lang w:eastAsia="en-US" w:bidi="ar-SA"/>
            <w:rPrChange w:id="303" w:author="Vicki Cornish" w:date="2019-06-12T15:52:00Z">
              <w:rPr>
                <w:rFonts w:ascii="Arial" w:eastAsia="Times New Roman" w:hAnsi="Arial" w:cs="Arial"/>
                <w:color w:val="222222"/>
                <w:shd w:val="clear" w:color="auto" w:fill="FFFFFF"/>
                <w:lang w:eastAsia="en-US" w:bidi="ar-SA"/>
              </w:rPr>
            </w:rPrChange>
          </w:rPr>
          <w:t xml:space="preserve"> </w:t>
        </w:r>
      </w:ins>
    </w:p>
    <w:p w14:paraId="768D2B07" w14:textId="4059410D" w:rsidR="00A633B3" w:rsidRDefault="00A633B3" w:rsidP="00A633B3">
      <w:pPr>
        <w:rPr>
          <w:ins w:id="304" w:author="Vicki Cornish" w:date="2019-06-12T15:55:00Z"/>
          <w:rFonts w:ascii="Arial" w:eastAsia="Times New Roman" w:hAnsi="Arial" w:cs="Arial"/>
          <w:color w:val="222222"/>
          <w:shd w:val="clear" w:color="auto" w:fill="FFFFFF"/>
          <w:lang w:eastAsia="en-US" w:bidi="ar-SA"/>
        </w:rPr>
      </w:pPr>
      <w:ins w:id="305" w:author="Vicki Cornish" w:date="2019-06-12T15:51:00Z">
        <w:r>
          <w:rPr>
            <w:rFonts w:ascii="Arial" w:eastAsia="Times New Roman" w:hAnsi="Arial" w:cs="Arial"/>
            <w:color w:val="222222"/>
            <w:shd w:val="clear" w:color="auto" w:fill="FFFFFF"/>
            <w:lang w:eastAsia="en-US" w:bidi="ar-SA"/>
          </w:rPr>
          <w:t xml:space="preserve">The </w:t>
        </w:r>
        <w:proofErr w:type="gramStart"/>
        <w:r w:rsidRPr="00871E4F">
          <w:rPr>
            <w:rFonts w:ascii="Arial" w:eastAsia="Times New Roman" w:hAnsi="Arial" w:cs="Arial"/>
            <w:color w:val="222222"/>
            <w:shd w:val="clear" w:color="auto" w:fill="FFFFFF"/>
            <w:lang w:eastAsia="en-US" w:bidi="ar-SA"/>
          </w:rPr>
          <w:t>cifr:gene</w:t>
        </w:r>
        <w:proofErr w:type="gramEnd"/>
        <w:r w:rsidRPr="00871E4F">
          <w:rPr>
            <w:rFonts w:ascii="Arial" w:eastAsia="Times New Roman" w:hAnsi="Arial" w:cs="Arial"/>
            <w:color w:val="222222"/>
            <w:shd w:val="clear" w:color="auto" w:fill="FFFFFF"/>
            <w:lang w:eastAsia="en-US" w:bidi="ar-SA"/>
          </w:rPr>
          <w:t xml:space="preserve"> </w:t>
        </w:r>
      </w:ins>
      <w:ins w:id="306" w:author="Vicki Cornish" w:date="2019-06-12T15:50:00Z">
        <w:r w:rsidRPr="00871E4F">
          <w:rPr>
            <w:rFonts w:ascii="Arial" w:eastAsia="Times New Roman" w:hAnsi="Arial" w:cs="Arial"/>
            <w:color w:val="222222"/>
            <w:shd w:val="clear" w:color="auto" w:fill="FFFFFF"/>
            <w:lang w:eastAsia="en-US" w:bidi="ar-SA"/>
          </w:rPr>
          <w:t>tags save</w:t>
        </w:r>
      </w:ins>
      <w:ins w:id="307" w:author="Vicki Cornish" w:date="2019-06-12T15:52:00Z">
        <w:r>
          <w:rPr>
            <w:rFonts w:ascii="Arial" w:eastAsia="Times New Roman" w:hAnsi="Arial" w:cs="Arial"/>
            <w:color w:val="222222"/>
            <w:shd w:val="clear" w:color="auto" w:fill="FFFFFF"/>
            <w:lang w:eastAsia="en-US" w:bidi="ar-SA"/>
          </w:rPr>
          <w:t>s</w:t>
        </w:r>
      </w:ins>
      <w:ins w:id="308" w:author="Vicki Cornish" w:date="2019-06-12T15:50:00Z">
        <w:r w:rsidRPr="00871E4F">
          <w:rPr>
            <w:rFonts w:ascii="Arial" w:eastAsia="Times New Roman" w:hAnsi="Arial" w:cs="Arial"/>
            <w:color w:val="222222"/>
            <w:shd w:val="clear" w:color="auto" w:fill="FFFFFF"/>
            <w:lang w:eastAsia="en-US" w:bidi="ar-SA"/>
          </w:rPr>
          <w:t xml:space="preserve"> metadata of </w:t>
        </w:r>
        <w:r>
          <w:rPr>
            <w:rFonts w:ascii="Arial" w:eastAsia="Times New Roman" w:hAnsi="Arial" w:cs="Arial"/>
            <w:color w:val="222222"/>
            <w:shd w:val="clear" w:color="auto" w:fill="FFFFFF"/>
            <w:lang w:eastAsia="en-US" w:bidi="ar-SA"/>
          </w:rPr>
          <w:t xml:space="preserve">the alignments. </w:t>
        </w:r>
      </w:ins>
    </w:p>
    <w:p w14:paraId="2F889405" w14:textId="73444D72" w:rsidR="00AF6828" w:rsidRDefault="001A74E2" w:rsidP="00A633B3">
      <w:pPr>
        <w:rPr>
          <w:ins w:id="309" w:author="Vicki Cornish" w:date="2019-06-12T15:50:00Z"/>
          <w:rFonts w:ascii="Arial" w:eastAsia="Times New Roman" w:hAnsi="Arial" w:cs="Arial"/>
          <w:color w:val="222222"/>
          <w:shd w:val="clear" w:color="auto" w:fill="FFFFFF"/>
          <w:lang w:eastAsia="en-US" w:bidi="ar-SA"/>
        </w:rPr>
      </w:pPr>
      <w:r>
        <w:rPr>
          <w:noProof/>
          <w:lang w:eastAsia="en-US" w:bidi="ar-SA"/>
        </w:rPr>
        <mc:AlternateContent>
          <mc:Choice Requires="wpg">
            <w:drawing>
              <wp:anchor distT="0" distB="0" distL="114300" distR="114300" simplePos="0" relativeHeight="251668992" behindDoc="0" locked="0" layoutInCell="1" allowOverlap="1" wp14:anchorId="1241DBD5" wp14:editId="4BA4B17B">
                <wp:simplePos x="0" y="0"/>
                <wp:positionH relativeFrom="column">
                  <wp:posOffset>-291268</wp:posOffset>
                </wp:positionH>
                <wp:positionV relativeFrom="paragraph">
                  <wp:posOffset>365322</wp:posOffset>
                </wp:positionV>
                <wp:extent cx="6416062" cy="5146040"/>
                <wp:effectExtent l="0" t="0" r="10160" b="10160"/>
                <wp:wrapThrough wrapText="bothSides">
                  <wp:wrapPolygon edited="0">
                    <wp:start x="770" y="0"/>
                    <wp:lineTo x="0" y="1599"/>
                    <wp:lineTo x="0" y="1812"/>
                    <wp:lineTo x="770" y="3412"/>
                    <wp:lineTo x="770" y="21536"/>
                    <wp:lineTo x="21549" y="21536"/>
                    <wp:lineTo x="21549" y="0"/>
                    <wp:lineTo x="770" y="0"/>
                  </wp:wrapPolygon>
                </wp:wrapThrough>
                <wp:docPr id="45" name="Group 45"/>
                <wp:cNvGraphicFramePr/>
                <a:graphic xmlns:a="http://schemas.openxmlformats.org/drawingml/2006/main">
                  <a:graphicData uri="http://schemas.microsoft.com/office/word/2010/wordprocessingGroup">
                    <wpg:wgp>
                      <wpg:cNvGrpSpPr/>
                      <wpg:grpSpPr>
                        <a:xfrm>
                          <a:off x="0" y="0"/>
                          <a:ext cx="6416062" cy="5146040"/>
                          <a:chOff x="0" y="0"/>
                          <a:chExt cx="6416062" cy="5146040"/>
                        </a:xfrm>
                      </wpg:grpSpPr>
                      <pic:pic xmlns:pic="http://schemas.openxmlformats.org/drawingml/2006/picture">
                        <pic:nvPicPr>
                          <pic:cNvPr id="4" name="Picture 4" descr="cifr_genes_tag.png"/>
                          <pic:cNvPicPr>
                            <a:picLocks noChangeAspect="1"/>
                          </pic:cNvPicPr>
                        </pic:nvPicPr>
                        <pic:blipFill rotWithShape="1">
                          <a:blip r:embed="rId18">
                            <a:extLst>
                              <a:ext uri="{28A0092B-C50C-407E-A947-70E740481C1C}">
                                <a14:useLocalDpi xmlns:a14="http://schemas.microsoft.com/office/drawing/2010/main" val="0"/>
                              </a:ext>
                            </a:extLst>
                          </a:blip>
                          <a:srcRect l="1278" t="1276" r="1912" b="17854"/>
                          <a:stretch/>
                        </pic:blipFill>
                        <pic:spPr bwMode="auto">
                          <a:xfrm>
                            <a:off x="271167" y="0"/>
                            <a:ext cx="6144895" cy="5146040"/>
                          </a:xfrm>
                          <a:prstGeom prst="rect">
                            <a:avLst/>
                          </a:prstGeom>
                          <a:noFill/>
                          <a:ln>
                            <a:noFill/>
                          </a:ln>
                          <a:extLst>
                            <a:ext uri="{53640926-AAD7-44D8-BBD7-CCE9431645EC}">
                              <a14:shadowObscured xmlns:a14="http://schemas.microsoft.com/office/drawing/2010/main"/>
                            </a:ext>
                          </a:extLst>
                        </pic:spPr>
                      </pic:pic>
                      <wps:wsp>
                        <wps:cNvPr id="29" name="Straight Arrow Connector 29"/>
                        <wps:cNvCnPr/>
                        <wps:spPr>
                          <a:xfrm>
                            <a:off x="0" y="390985"/>
                            <a:ext cx="276860" cy="4508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4" name="Group 34"/>
                        <wpg:cNvGrpSpPr/>
                        <wpg:grpSpPr>
                          <a:xfrm>
                            <a:off x="908094" y="416210"/>
                            <a:ext cx="1059443" cy="536662"/>
                            <a:chOff x="0" y="0"/>
                            <a:chExt cx="1059443" cy="536662"/>
                          </a:xfrm>
                        </wpg:grpSpPr>
                        <wps:wsp>
                          <wps:cNvPr id="30" name="Straight Arrow Connector 30"/>
                          <wps:cNvCnPr/>
                          <wps:spPr>
                            <a:xfrm flipH="1">
                              <a:off x="0" y="0"/>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744132" y="94593"/>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788276" y="239636"/>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876563" y="353147"/>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5" name="Group 35"/>
                        <wpg:cNvGrpSpPr/>
                        <wpg:grpSpPr>
                          <a:xfrm>
                            <a:off x="863950" y="1065749"/>
                            <a:ext cx="1059180" cy="536575"/>
                            <a:chOff x="0" y="0"/>
                            <a:chExt cx="1059443" cy="536662"/>
                          </a:xfrm>
                        </wpg:grpSpPr>
                        <wps:wsp>
                          <wps:cNvPr id="36" name="Straight Arrow Connector 36"/>
                          <wps:cNvCnPr/>
                          <wps:spPr>
                            <a:xfrm flipH="1">
                              <a:off x="0" y="0"/>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744132" y="94593"/>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788276" y="239636"/>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a:off x="876563" y="353147"/>
                              <a:ext cx="182880" cy="183515"/>
                            </a:xfrm>
                            <a:prstGeom prst="straightConnector1">
                              <a:avLst/>
                            </a:prstGeom>
                            <a:ln w="28575">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F3C867D" id="Group 45" o:spid="_x0000_s1026" style="position:absolute;margin-left:-22.95pt;margin-top:28.75pt;width:505.2pt;height:405.2pt;z-index:251668992" coordsize="6416062,5146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">
                <v:shape id="Picture 4" o:spid="_x0000_s1027" type="#_x0000_t75" alt="cifr_genes_tag.png" style="position:absolute;left:271167;width:6144895;height:5146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7L&#10;Nbq+AAAA2gAAAA8AAABkcnMvZG93bnJldi54bWxET8uKwjAU3Q/4D+EK7sbUQUSqUQZBmJVgLT52&#10;l+ZO25nmpiTR1r83guDycN7LdW8acSPna8sKJuMEBHFhdc2lgvyw/ZyD8AFZY2OZFNzJw3o1+Fhi&#10;qm3He7ploRQxhH2KCqoQ2lRKX1Rk0I9tSxy5X+sMhghdKbXDLoabRn4lyUwarDk2VNjSpqLiP7ua&#10;OMPN7v5Yl7sTbfKQ68v5r8usUqNh/70AEagPb/HL/aMVTOF5JfpBr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E7LNbq+AAAA2gAAAA8AAAAAAAAAAAAAAAAAnAIAAGRycy9k&#10;b3ducmV2LnhtbFBLBQYAAAAABAAEAPcAAACHAwAAAAA=&#10;">
                  <v:imagedata r:id="rId19" o:title="cifr_genes_tag.png" croptop="836f" cropbottom="11701f" cropleft="838f" cropright="1253f"/>
                  <v:path arrowok="t"/>
                </v:shape>
                <v:shape id="Straight Arrow Connector 29" o:spid="_x0000_s1028" type="#_x0000_t32" style="position:absolute;top:390985;width:276860;height:450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6d6McAAADbAAAADwAAAGRycy9kb3ducmV2LnhtbESPQWvCQBSE7wX/w/KEXkrdNBQbo6uU&#10;UqEKPdQKxdsj+0yC2bfb7Bqjv94VCj0OM/MNM1v0phEdtb62rOBplIAgLqyuuVSw/V4+ZiB8QNbY&#10;WCYFZ/KwmA/uZphre+Iv6jahFBHCPkcFVQgul9IXFRn0I+uIo7e3rcEQZVtK3eIpwk0j0yQZS4M1&#10;x4UKHb1VVBw2R6NgkmV99+Neni/vYbx163T38Pm7Uup+2L9OQQTqw3/4r/2hFaQTuH2JP0DOr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lDp3oxwAAANsAAAAPAAAAAAAA&#10;AAAAAAAAAKECAABkcnMvZG93bnJldi54bWxQSwUGAAAAAAQABAD5AAAAlQMAAAAA&#10;" strokecolor="red" strokeweight="2.25pt">
                  <v:stroke endarrow="block" endcap="round"/>
                </v:shape>
                <v:group id="Group 34" o:spid="_x0000_s1029" style="position:absolute;left:908094;top:416210;width:1059443;height:536662" coordsize="1059443,5366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 id="Straight Arrow Connector 30" o:spid="_x0000_s1030" type="#_x0000_t32" style="position:absolute;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baisAAAADbAAAADwAAAGRycy9kb3ducmV2LnhtbERPy2rCQBTdC/7DcIXudKLBtqaOwRYK&#10;BVdqodvrzG0SzNyJmcmjf+8shC4P573NR1uLnlpfOVawXCQgiLUzFRcKvs+f81cQPiAbrB2Tgj/y&#10;kO+mky1mxg18pP4UChFD2GeooAyhyaT0uiSLfuEa4sj9utZiiLAtpGlxiOG2lqskeZYWK44NJTb0&#10;UZK+njqrYENrfTEvHZv056Dlu8XueL0p9TQb928gAo3hX/xwfxkFaVwfv8QfIHd3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mm2orAAAAA2wAAAA8AAAAAAAAAAAAAAAAA&#10;oQIAAGRycy9kb3ducmV2LnhtbFBLBQYAAAAABAAEAPkAAACOAwAAAAA=&#10;" strokecolor="red" strokeweight="2.25pt">
                    <v:stroke endarrow="block" opacity="32896f" endcap="round"/>
                  </v:shape>
                  <v:shape id="Straight Arrow Connector 31" o:spid="_x0000_s1031" type="#_x0000_t32" style="position:absolute;left:744132;top:94593;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up/EcMAAADbAAAADwAAAGRycy9kb3ducmV2LnhtbESPQWsCMRSE7wX/Q3gFb92sirbdbhRb&#10;EISetIVeX5PXzeLmZd1kdf33piB4HGbmG6ZcDa4RJ+pC7VnBJMtBEGtvaq4UfH9tnl5AhIhssPFM&#10;Ci4UYLUcPZRYGH/mHZ32sRIJwqFABTbGtpAyaEsOQ+Zb4uT9+c5hTLKrpOnwnOCukdM8X0iHNacF&#10;iy19WNKHfe8UvNJc/5rnns3s51PLd4f97nBUavw4rN9ARBriPXxrb42C2QT+v6QfIJ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bqfxHDAAAA2wAAAA8AAAAAAAAAAAAA&#10;AAAAoQIAAGRycy9kb3ducmV2LnhtbFBLBQYAAAAABAAEAPkAAACRAwAAAAA=&#10;" strokecolor="red" strokeweight="2.25pt">
                    <v:stroke endarrow="block" opacity="32896f" endcap="round"/>
                  </v:shape>
                  <v:shape id="Straight Arrow Connector 32" o:spid="_x0000_s1032" type="#_x0000_t32" style="position:absolute;left:788276;top:239636;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jhZsMAAADbAAAADwAAAGRycy9kb3ducmV2LnhtbESPQWvCQBSE74L/YXlCb2ZTg7ZNs0oV&#10;CgVP2kKvr7uvSTD7Ns1uYvrvXUHwOMzMN0yxGW0jBup87VjBY5KCINbO1Fwq+Pp8nz+D8AHZYOOY&#10;FPyTh816OikwN+7MBxqOoRQRwj5HBVUIbS6l1xVZ9IlriaP36zqLIcqulKbDc4TbRi7SdCUt1hwX&#10;KmxpV5E+HXur4IWW+sc89Wyy772WW4v94fSn1MNsfHsFEWgM9/Ct/WEUZAu4fok/QK4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Y44WbDAAAA2wAAAA8AAAAAAAAAAAAA&#10;AAAAoQIAAGRycy9kb3ducmV2LnhtbFBLBQYAAAAABAAEAPkAAACRAwAAAAA=&#10;" strokecolor="red" strokeweight="2.25pt">
                    <v:stroke endarrow="block" opacity="32896f" endcap="round"/>
                  </v:shape>
                  <v:shape id="Straight Arrow Connector 33" o:spid="_x0000_s1033" type="#_x0000_t32" style="position:absolute;left:876563;top:353147;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XRE/cMAAADbAAAADwAAAGRycy9kb3ducmV2LnhtbESPQWvCQBSE74L/YXmCN7PRUNumWcUW&#10;BKEnbaHX193XJCT7NmY3Gv99tyD0OMzMN0yxHW0rLtT72rGCZZKCINbO1Fwq+PzYL55A+IBssHVM&#10;Cm7kYbuZTgrMjbvykS6nUIoIYZ+jgiqELpfS64os+sR1xNH7cb3FEGVfStPjNcJtK1dpupYWa44L&#10;FXb0VpFuToNV8EwP+ts8Dmyyr3ctXy0Ox+as1Hw27l5ABBrDf/jePhgFWQZ/X+IPkJ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l0RP3DAAAA2wAAAA8AAAAAAAAAAAAA&#10;AAAAoQIAAGRycy9kb3ducmV2LnhtbFBLBQYAAAAABAAEAPkAAACRAwAAAAA=&#10;" strokecolor="red" strokeweight="2.25pt">
                    <v:stroke endarrow="block" opacity="32896f" endcap="round"/>
                  </v:shape>
                </v:group>
                <v:group id="Group 35" o:spid="_x0000_s1034" style="position:absolute;left:863950;top:1065749;width:1059180;height:536575" coordsize="1059443,5366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Straight Arrow Connector 36" o:spid="_x0000_s1035" type="#_x0000_t32" style="position:absolute;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PnZcEAAADbAAAADwAAAGRycy9kb3ducmV2LnhtbESPQYvCMBSE74L/ITxhb5quoqtdo+iC&#10;IHjSXdjrM3m2xealNqnWf28EweMwM98w82VrS3Gl2heOFXwOEhDE2pmCMwV/v5v+FIQPyAZLx6Tg&#10;Th6Wi25njqlxN97T9RAyESHsU1SQh1ClUnqdk0U/cBVx9E6uthiirDNparxFuC3lMEkm0mLBcSHH&#10;in5y0udDYxXMaKyP5qthM/rfabm22OzPF6U+eu3qG0SgNrzDr/bWKBhN4Pkl/gC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A+dlwQAAANsAAAAPAAAAAAAAAAAAAAAA&#10;AKECAABkcnMvZG93bnJldi54bWxQSwUGAAAAAAQABAD5AAAAjwMAAAAA&#10;" strokecolor="red" strokeweight="2.25pt">
                    <v:stroke endarrow="block" opacity="32896f" endcap="round"/>
                  </v:shape>
                  <v:shape id="Straight Arrow Connector 37" o:spid="_x0000_s1036" type="#_x0000_t32" style="position:absolute;left:744132;top:94593;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9C/sMAAADbAAAADwAAAGRycy9kb3ducmV2LnhtbESPT2vCQBTE74V+h+UJ3upGg9qmrmIL&#10;gtBTbKHX193XJJh9m2Y3f/z2bkHwOMzMb5jNbrS16Kn1lWMF81kCglg7U3Gh4Ovz8PQMwgdkg7Vj&#10;UnAhD7vt48MGM+MGzqk/hUJECPsMFZQhNJmUXpdk0c9cQxy9X9daDFG2hTQtDhFua7lIkpW0WHFc&#10;KLGh95L0+dRZBS+01D9m3bFJvz+0fLPY5ec/paaTcf8KItAY7uFb+2gUpGv4/xJ/gNx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ZPQv7DAAAA2wAAAA8AAAAAAAAAAAAA&#10;AAAAoQIAAGRycy9kb3ducmV2LnhtbFBLBQYAAAAABAAEAPkAAACRAwAAAAA=&#10;" strokecolor="red" strokeweight="2.25pt">
                    <v:stroke endarrow="block" opacity="32896f" endcap="round"/>
                  </v:shape>
                  <v:shape id="Straight Arrow Connector 38" o:spid="_x0000_s1037" type="#_x0000_t32" style="position:absolute;left:788276;top:239636;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9DWjMAAAADbAAAADwAAAGRycy9kb3ducmV2LnhtbERPy2rCQBTdC/7DcIXudKLBtqaOwRYK&#10;BVdqodvrzG0SzNyJmcmjf+8shC4P573NR1uLnlpfOVawXCQgiLUzFRcKvs+f81cQPiAbrB2Tgj/y&#10;kO+mky1mxg18pP4UChFD2GeooAyhyaT0uiSLfuEa4sj9utZiiLAtpGlxiOG2lqskeZYWK44NJTb0&#10;UZK+njqrYENrfTEvHZv056Dlu8XueL0p9TQb928gAo3hX/xwfxkFaRwbv8QfIHd3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fQ1ozAAAAA2wAAAA8AAAAAAAAAAAAAAAAA&#10;oQIAAGRycy9kb3ducmV2LnhtbFBLBQYAAAAABAAEAPkAAACOAwAAAAA=&#10;" strokecolor="red" strokeweight="2.25pt">
                    <v:stroke endarrow="block" opacity="32896f" endcap="round"/>
                  </v:shape>
                  <v:shape id="Straight Arrow Connector 39" o:spid="_x0000_s1038" type="#_x0000_t32" style="position:absolute;left:876563;top:353147;width:182880;height:1835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JxzF8MAAADbAAAADwAAAGRycy9kb3ducmV2LnhtbESPT2vCQBTE74V+h+UJ3upGg7amrmIL&#10;gtBTbKHX193XJJh9m2Y3f/z2bkHwOMzMb5jNbrS16Kn1lWMF81kCglg7U3Gh4Ovz8PQCwgdkg7Vj&#10;UnAhD7vt48MGM+MGzqk/hUJECPsMFZQhNJmUXpdk0c9cQxy9X9daDFG2hTQtDhFua7lIkpW0WHFc&#10;KLGh95L0+dRZBWta6h/z3LFJvz+0fLPY5ec/paaTcf8KItAY7uFb+2gUpGv4/xJ/gNx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iccxfDAAAA2wAAAA8AAAAAAAAAAAAA&#10;AAAAoQIAAGRycy9kb3ducmV2LnhtbFBLBQYAAAAABAAEAPkAAACRAwAAAAA=&#10;" strokecolor="red" strokeweight="2.25pt">
                    <v:stroke endarrow="block" opacity="32896f" endcap="round"/>
                  </v:shape>
                </v:group>
                <w10:wrap type="through"/>
              </v:group>
            </w:pict>
          </mc:Fallback>
        </mc:AlternateContent>
      </w:r>
      <w:del w:id="310" w:author="Vicki Cornish" w:date="2019-06-12T16:07:00Z">
        <w:r w:rsidDel="001A74E2">
          <w:rPr>
            <w:noProof/>
            <w:lang w:eastAsia="en-US" w:bidi="ar-SA"/>
          </w:rPr>
          <mc:AlternateContent>
            <mc:Choice Requires="wps">
              <w:drawing>
                <wp:anchor distT="0" distB="0" distL="114300" distR="114300" simplePos="0" relativeHeight="251672064" behindDoc="0" locked="0" layoutInCell="1" allowOverlap="1" wp14:anchorId="4F9EB3DD" wp14:editId="0839A51D">
                  <wp:simplePos x="0" y="0"/>
                  <wp:positionH relativeFrom="column">
                    <wp:posOffset>584835</wp:posOffset>
                  </wp:positionH>
                  <wp:positionV relativeFrom="paragraph">
                    <wp:posOffset>2112010</wp:posOffset>
                  </wp:positionV>
                  <wp:extent cx="182245" cy="182880"/>
                  <wp:effectExtent l="50800" t="0" r="46355" b="71120"/>
                  <wp:wrapThrough wrapText="bothSides">
                    <wp:wrapPolygon edited="0">
                      <wp:start x="12042" y="0"/>
                      <wp:lineTo x="-6021" y="0"/>
                      <wp:lineTo x="-6021" y="27000"/>
                      <wp:lineTo x="12042" y="27000"/>
                      <wp:lineTo x="24084" y="3000"/>
                      <wp:lineTo x="24084" y="0"/>
                      <wp:lineTo x="12042" y="0"/>
                    </wp:wrapPolygon>
                  </wp:wrapThrough>
                  <wp:docPr id="41" name="Straight Arrow Connector 41"/>
                  <wp:cNvGraphicFramePr/>
                  <a:graphic xmlns:a="http://schemas.openxmlformats.org/drawingml/2006/main">
                    <a:graphicData uri="http://schemas.microsoft.com/office/word/2010/wordprocessingShape">
                      <wps:wsp>
                        <wps:cNvCnPr/>
                        <wps:spPr>
                          <a:xfrm flipH="1">
                            <a:off x="0" y="0"/>
                            <a:ext cx="182245" cy="182880"/>
                          </a:xfrm>
                          <a:prstGeom prst="straightConnector1">
                            <a:avLst/>
                          </a:prstGeom>
                          <a:ln w="12700">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C58D0" id="Straight Arrow Connector 41" o:spid="_x0000_s1026" type="#_x0000_t32" style="position:absolute;margin-left:46.05pt;margin-top:166.3pt;width:14.35pt;height:14.4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" strokecolor="red" strokeweight="1pt">
                  <v:stroke endarrow="block" opacity="32896f" endcap="round"/>
                  <w10:wrap type="through"/>
                </v:shape>
              </w:pict>
            </mc:Fallback>
          </mc:AlternateContent>
        </w:r>
        <w:r w:rsidDel="001A74E2">
          <w:rPr>
            <w:noProof/>
            <w:lang w:eastAsia="en-US" w:bidi="ar-SA"/>
          </w:rPr>
          <mc:AlternateContent>
            <mc:Choice Requires="wps">
              <w:drawing>
                <wp:anchor distT="0" distB="0" distL="114300" distR="114300" simplePos="0" relativeHeight="251674112" behindDoc="0" locked="0" layoutInCell="1" allowOverlap="1" wp14:anchorId="3A112832" wp14:editId="267FEC74">
                  <wp:simplePos x="0" y="0"/>
                  <wp:positionH relativeFrom="column">
                    <wp:posOffset>1391920</wp:posOffset>
                  </wp:positionH>
                  <wp:positionV relativeFrom="paragraph">
                    <wp:posOffset>2369820</wp:posOffset>
                  </wp:positionV>
                  <wp:extent cx="182245" cy="182880"/>
                  <wp:effectExtent l="50800" t="0" r="46355" b="71120"/>
                  <wp:wrapThrough wrapText="bothSides">
                    <wp:wrapPolygon edited="0">
                      <wp:start x="12042" y="0"/>
                      <wp:lineTo x="-6021" y="0"/>
                      <wp:lineTo x="-6021" y="27000"/>
                      <wp:lineTo x="12042" y="27000"/>
                      <wp:lineTo x="24084" y="3000"/>
                      <wp:lineTo x="24084" y="0"/>
                      <wp:lineTo x="12042" y="0"/>
                    </wp:wrapPolygon>
                  </wp:wrapThrough>
                  <wp:docPr id="43" name="Straight Arrow Connector 43"/>
                  <wp:cNvGraphicFramePr/>
                  <a:graphic xmlns:a="http://schemas.openxmlformats.org/drawingml/2006/main">
                    <a:graphicData uri="http://schemas.microsoft.com/office/word/2010/wordprocessingShape">
                      <wps:wsp>
                        <wps:cNvCnPr/>
                        <wps:spPr>
                          <a:xfrm flipH="1">
                            <a:off x="0" y="0"/>
                            <a:ext cx="182245" cy="182880"/>
                          </a:xfrm>
                          <a:prstGeom prst="straightConnector1">
                            <a:avLst/>
                          </a:prstGeom>
                          <a:ln w="12700">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D4B53" id="Straight Arrow Connector 43" o:spid="_x0000_s1026" type="#_x0000_t32" style="position:absolute;margin-left:109.6pt;margin-top:186.6pt;width:14.35pt;height:14.4pt;flip:x;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" strokecolor="red" strokeweight="1pt">
                  <v:stroke endarrow="block" opacity="32896f" endcap="round"/>
                  <w10:wrap type="through"/>
                </v:shape>
              </w:pict>
            </mc:Fallback>
          </mc:AlternateContent>
        </w:r>
        <w:r w:rsidDel="001A74E2">
          <w:rPr>
            <w:noProof/>
            <w:lang w:eastAsia="en-US" w:bidi="ar-SA"/>
          </w:rPr>
          <mc:AlternateContent>
            <mc:Choice Requires="wps">
              <w:drawing>
                <wp:anchor distT="0" distB="0" distL="114300" distR="114300" simplePos="0" relativeHeight="251675136" behindDoc="0" locked="0" layoutInCell="1" allowOverlap="1" wp14:anchorId="4F6B4C6A" wp14:editId="149EEA58">
                  <wp:simplePos x="0" y="0"/>
                  <wp:positionH relativeFrom="column">
                    <wp:posOffset>1744980</wp:posOffset>
                  </wp:positionH>
                  <wp:positionV relativeFrom="paragraph">
                    <wp:posOffset>2465070</wp:posOffset>
                  </wp:positionV>
                  <wp:extent cx="182245" cy="182880"/>
                  <wp:effectExtent l="50800" t="0" r="46355" b="71120"/>
                  <wp:wrapThrough wrapText="bothSides">
                    <wp:wrapPolygon edited="0">
                      <wp:start x="12042" y="0"/>
                      <wp:lineTo x="-6021" y="0"/>
                      <wp:lineTo x="-6021" y="27000"/>
                      <wp:lineTo x="12042" y="27000"/>
                      <wp:lineTo x="24084" y="3000"/>
                      <wp:lineTo x="24084" y="0"/>
                      <wp:lineTo x="12042" y="0"/>
                    </wp:wrapPolygon>
                  </wp:wrapThrough>
                  <wp:docPr id="44" name="Straight Arrow Connector 44"/>
                  <wp:cNvGraphicFramePr/>
                  <a:graphic xmlns:a="http://schemas.openxmlformats.org/drawingml/2006/main">
                    <a:graphicData uri="http://schemas.microsoft.com/office/word/2010/wordprocessingShape">
                      <wps:wsp>
                        <wps:cNvCnPr/>
                        <wps:spPr>
                          <a:xfrm flipH="1">
                            <a:off x="0" y="0"/>
                            <a:ext cx="182245" cy="182880"/>
                          </a:xfrm>
                          <a:prstGeom prst="straightConnector1">
                            <a:avLst/>
                          </a:prstGeom>
                          <a:ln w="12700">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B8BFE" id="Straight Arrow Connector 44" o:spid="_x0000_s1026" type="#_x0000_t32" style="position:absolute;margin-left:137.4pt;margin-top:194.1pt;width:14.35pt;height:14.4pt;flip:x;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" strokecolor="red" strokeweight="1pt">
                  <v:stroke endarrow="block" opacity="32896f" endcap="round"/>
                  <w10:wrap type="through"/>
                </v:shape>
              </w:pict>
            </mc:Fallback>
          </mc:AlternateContent>
        </w:r>
        <w:r w:rsidDel="001A74E2">
          <w:rPr>
            <w:noProof/>
            <w:lang w:eastAsia="en-US" w:bidi="ar-SA"/>
          </w:rPr>
          <mc:AlternateContent>
            <mc:Choice Requires="wps">
              <w:drawing>
                <wp:anchor distT="0" distB="0" distL="114300" distR="114300" simplePos="0" relativeHeight="251673088" behindDoc="0" locked="0" layoutInCell="1" allowOverlap="1" wp14:anchorId="412125EF" wp14:editId="2F910165">
                  <wp:simplePos x="0" y="0"/>
                  <wp:positionH relativeFrom="column">
                    <wp:posOffset>1348160</wp:posOffset>
                  </wp:positionH>
                  <wp:positionV relativeFrom="paragraph">
                    <wp:posOffset>2206719</wp:posOffset>
                  </wp:positionV>
                  <wp:extent cx="182835" cy="183485"/>
                  <wp:effectExtent l="50800" t="0" r="46355" b="71120"/>
                  <wp:wrapThrough wrapText="bothSides">
                    <wp:wrapPolygon edited="0">
                      <wp:start x="12042" y="0"/>
                      <wp:lineTo x="-6021" y="0"/>
                      <wp:lineTo x="-6021" y="27000"/>
                      <wp:lineTo x="12042" y="27000"/>
                      <wp:lineTo x="24084" y="3000"/>
                      <wp:lineTo x="24084" y="0"/>
                      <wp:lineTo x="12042" y="0"/>
                    </wp:wrapPolygon>
                  </wp:wrapThrough>
                  <wp:docPr id="42" name="Straight Arrow Connector 42"/>
                  <wp:cNvGraphicFramePr/>
                  <a:graphic xmlns:a="http://schemas.openxmlformats.org/drawingml/2006/main">
                    <a:graphicData uri="http://schemas.microsoft.com/office/word/2010/wordprocessingShape">
                      <wps:wsp>
                        <wps:cNvCnPr/>
                        <wps:spPr>
                          <a:xfrm flipH="1">
                            <a:off x="0" y="0"/>
                            <a:ext cx="182835" cy="183485"/>
                          </a:xfrm>
                          <a:prstGeom prst="straightConnector1">
                            <a:avLst/>
                          </a:prstGeom>
                          <a:ln w="12700">
                            <a:solidFill>
                              <a:srgbClr val="FF0000">
                                <a:alpha val="50000"/>
                              </a:srgb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651E1" id="Straight Arrow Connector 42" o:spid="_x0000_s1026" type="#_x0000_t32" style="position:absolute;margin-left:106.15pt;margin-top:173.75pt;width:14.4pt;height:14.45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" strokecolor="red" strokeweight="1pt">
                  <v:stroke endarrow="block" opacity="32896f" endcap="round"/>
                  <w10:wrap type="through"/>
                </v:shape>
              </w:pict>
            </mc:Fallback>
          </mc:AlternateContent>
        </w:r>
      </w:del>
      <w:ins w:id="311" w:author="Vicki Cornish" w:date="2019-06-12T15:55:00Z">
        <w:r w:rsidR="00AF6828">
          <w:rPr>
            <w:rFonts w:ascii="Arial" w:eastAsia="Times New Roman" w:hAnsi="Arial" w:cs="Arial"/>
            <w:color w:val="222222"/>
            <w:shd w:val="clear" w:color="auto" w:fill="FFFFFF"/>
            <w:lang w:eastAsia="en-US" w:bidi="ar-SA"/>
          </w:rPr>
          <w:t xml:space="preserve">The </w:t>
        </w:r>
        <w:proofErr w:type="gramStart"/>
        <w:r w:rsidR="00AF6828">
          <w:rPr>
            <w:rFonts w:ascii="Arial" w:eastAsia="Times New Roman" w:hAnsi="Arial" w:cs="Arial"/>
            <w:color w:val="222222"/>
            <w:shd w:val="clear" w:color="auto" w:fill="FFFFFF"/>
            <w:lang w:eastAsia="en-US" w:bidi="ar-SA"/>
          </w:rPr>
          <w:t>cifr:genes</w:t>
        </w:r>
        <w:proofErr w:type="gramEnd"/>
        <w:r w:rsidR="00AF6828">
          <w:rPr>
            <w:rFonts w:ascii="Arial" w:eastAsia="Times New Roman" w:hAnsi="Arial" w:cs="Arial"/>
            <w:color w:val="222222"/>
            <w:shd w:val="clear" w:color="auto" w:fill="FFFFFF"/>
            <w:lang w:eastAsia="en-US" w:bidi="ar-SA"/>
          </w:rPr>
          <w:t xml:space="preserve"> </w:t>
        </w:r>
      </w:ins>
      <w:ins w:id="312" w:author="Vicki Cornish" w:date="2019-06-12T16:21:00Z">
        <w:r w:rsidR="0000737C">
          <w:rPr>
            <w:rFonts w:ascii="Arial" w:eastAsia="Times New Roman" w:hAnsi="Arial" w:cs="Arial"/>
            <w:color w:val="222222"/>
            <w:shd w:val="clear" w:color="auto" w:fill="FFFFFF"/>
            <w:lang w:eastAsia="en-US" w:bidi="ar-SA"/>
          </w:rPr>
          <w:t>tag contains</w:t>
        </w:r>
      </w:ins>
      <w:ins w:id="313" w:author="Vicki Cornish" w:date="2019-06-12T15:55:00Z">
        <w:r w:rsidR="00AF6828" w:rsidRPr="00871E4F">
          <w:rPr>
            <w:rFonts w:ascii="Arial" w:eastAsia="Times New Roman" w:hAnsi="Arial" w:cs="Arial"/>
            <w:color w:val="222222"/>
            <w:shd w:val="clear" w:color="auto" w:fill="FFFFFF"/>
            <w:lang w:eastAsia="en-US" w:bidi="ar-SA"/>
          </w:rPr>
          <w:t xml:space="preserve"> cifr:gene</w:t>
        </w:r>
      </w:ins>
      <w:ins w:id="314" w:author="Vicki Cornish" w:date="2019-06-12T15:56:00Z">
        <w:r w:rsidR="0000737C">
          <w:rPr>
            <w:rFonts w:ascii="Arial" w:eastAsia="Times New Roman" w:hAnsi="Arial" w:cs="Arial"/>
            <w:color w:val="222222"/>
            <w:shd w:val="clear" w:color="auto" w:fill="FFFFFF"/>
            <w:lang w:eastAsia="en-US" w:bidi="ar-SA"/>
          </w:rPr>
          <w:t xml:space="preserve">, which </w:t>
        </w:r>
        <w:r w:rsidR="00AF6828">
          <w:rPr>
            <w:rFonts w:ascii="Arial" w:eastAsia="Times New Roman" w:hAnsi="Arial" w:cs="Arial"/>
            <w:color w:val="222222"/>
            <w:shd w:val="clear" w:color="auto" w:fill="FFFFFF"/>
            <w:lang w:eastAsia="en-US" w:bidi="ar-SA"/>
          </w:rPr>
          <w:t>contains</w:t>
        </w:r>
      </w:ins>
      <w:ins w:id="315" w:author="Vicki Cornish" w:date="2019-06-12T15:55:00Z">
        <w:r w:rsidR="00AF6828" w:rsidRPr="00871E4F">
          <w:rPr>
            <w:rFonts w:ascii="Arial" w:eastAsia="Times New Roman" w:hAnsi="Arial" w:cs="Arial"/>
            <w:color w:val="222222"/>
            <w:shd w:val="clear" w:color="auto" w:fill="FFFFFF"/>
            <w:lang w:eastAsia="en-US" w:bidi="ar-SA"/>
          </w:rPr>
          <w:t xml:space="preserve"> cifr:locus, cifr:nchar, and cifr:exs</w:t>
        </w:r>
        <w:r w:rsidR="00AF6828">
          <w:rPr>
            <w:rFonts w:ascii="Arial" w:eastAsia="Times New Roman" w:hAnsi="Arial" w:cs="Arial"/>
            <w:color w:val="222222"/>
            <w:shd w:val="clear" w:color="auto" w:fill="FFFFFF"/>
            <w:lang w:eastAsia="en-US" w:bidi="ar-SA"/>
          </w:rPr>
          <w:t>et.</w:t>
        </w:r>
        <w:r w:rsidR="00AF6828" w:rsidRPr="00871E4F">
          <w:rPr>
            <w:rFonts w:ascii="Arial" w:eastAsia="Times New Roman" w:hAnsi="Arial" w:cs="Arial"/>
            <w:color w:val="222222"/>
            <w:shd w:val="clear" w:color="auto" w:fill="FFFFFF"/>
            <w:lang w:eastAsia="en-US" w:bidi="ar-SA"/>
          </w:rPr>
          <w:t xml:space="preserve"> </w:t>
        </w:r>
      </w:ins>
    </w:p>
    <w:p w14:paraId="1DE6EAA9" w14:textId="24925CB6" w:rsidR="00876472" w:rsidRDefault="00876472">
      <w:pPr>
        <w:spacing w:line="240" w:lineRule="auto"/>
        <w:rPr>
          <w:ins w:id="316" w:author="Vicki Cornish" w:date="2019-06-12T12:41:00Z"/>
          <w:rFonts w:cs="Mangal"/>
          <w:szCs w:val="21"/>
        </w:rPr>
        <w:pPrChange w:id="317" w:author="Vicki Cornish" w:date="2019-06-12T13:50:00Z">
          <w:pPr/>
        </w:pPrChange>
      </w:pPr>
    </w:p>
    <w:p w14:paraId="46A7D942" w14:textId="77777777" w:rsidR="00CC71E9" w:rsidRDefault="00CC71E9">
      <w:pPr>
        <w:rPr>
          <w:ins w:id="318" w:author="Vicki Cornish" w:date="2019-06-12T15:30:00Z"/>
          <w:rFonts w:asciiTheme="minorHAnsi" w:hAnsiTheme="minorHAnsi"/>
          <w:b/>
        </w:rPr>
      </w:pPr>
      <w:ins w:id="319" w:author="Vicki Cornish" w:date="2019-06-12T15:30:00Z">
        <w:r>
          <w:rPr>
            <w:rFonts w:asciiTheme="minorHAnsi" w:hAnsiTheme="minorHAnsi"/>
            <w:b/>
          </w:rPr>
          <w:br w:type="page"/>
        </w:r>
      </w:ins>
    </w:p>
    <w:p w14:paraId="23A1E4CF" w14:textId="2586FD15" w:rsidR="00876472" w:rsidRDefault="00876472">
      <w:pPr>
        <w:pStyle w:val="ListParagraph"/>
        <w:numPr>
          <w:ilvl w:val="0"/>
          <w:numId w:val="17"/>
        </w:numPr>
        <w:snapToGrid w:val="0"/>
        <w:spacing w:line="240" w:lineRule="auto"/>
        <w:rPr>
          <w:ins w:id="320" w:author="Vicki Cornish" w:date="2019-06-12T12:41:00Z"/>
        </w:rPr>
        <w:pPrChange w:id="321" w:author="Vicki Cornish" w:date="2019-06-12T13:52:00Z">
          <w:pPr>
            <w:pStyle w:val="ListParagraph"/>
            <w:numPr>
              <w:numId w:val="17"/>
            </w:numPr>
            <w:snapToGrid w:val="0"/>
            <w:ind w:left="420" w:hanging="420"/>
          </w:pPr>
        </w:pPrChange>
      </w:pPr>
      <w:ins w:id="322" w:author="Vicki Cornish" w:date="2019-06-12T12:41:00Z">
        <w:r w:rsidRPr="00876472">
          <w:rPr>
            <w:rFonts w:asciiTheme="minorHAnsi" w:hAnsiTheme="minorHAnsi"/>
            <w:b/>
          </w:rPr>
          <w:lastRenderedPageBreak/>
          <w:t>References</w:t>
        </w:r>
      </w:ins>
    </w:p>
    <w:p w14:paraId="5C317A16" w14:textId="460664E9" w:rsidR="00F72286" w:rsidRPr="009A4434" w:rsidDel="00876472" w:rsidRDefault="00F72286">
      <w:pPr>
        <w:spacing w:line="240" w:lineRule="auto"/>
        <w:rPr>
          <w:del w:id="323" w:author="Vicki Cornish" w:date="2019-06-12T12:40:00Z"/>
          <w:rFonts w:asciiTheme="minorHAnsi" w:hAnsiTheme="minorHAnsi"/>
        </w:rPr>
        <w:pPrChange w:id="324" w:author="Vicki Cornish" w:date="2019-06-12T13:52:00Z">
          <w:pPr/>
        </w:pPrChange>
      </w:pPr>
    </w:p>
    <w:p w14:paraId="4F318B5D" w14:textId="0CDDC1DB" w:rsidR="0051445F" w:rsidDel="00876472" w:rsidRDefault="0051445F">
      <w:pPr>
        <w:spacing w:line="240" w:lineRule="auto"/>
        <w:rPr>
          <w:del w:id="325" w:author="Vicki Cornish" w:date="2019-06-12T12:40:00Z"/>
          <w:rFonts w:asciiTheme="minorHAnsi" w:hAnsiTheme="minorHAnsi"/>
        </w:rPr>
        <w:pPrChange w:id="326" w:author="Vicki Cornish" w:date="2019-06-12T13:52:00Z">
          <w:pPr/>
        </w:pPrChange>
      </w:pPr>
    </w:p>
    <w:p w14:paraId="0751711F" w14:textId="69562801" w:rsidR="00531FFC" w:rsidRPr="00876472" w:rsidDel="00E3391E" w:rsidRDefault="0051445F">
      <w:pPr>
        <w:pStyle w:val="ListParagraph"/>
        <w:snapToGrid w:val="0"/>
        <w:spacing w:line="240" w:lineRule="auto"/>
        <w:ind w:left="420"/>
        <w:rPr>
          <w:del w:id="327" w:author="Vicki Cornish" w:date="2019-06-12T12:45:00Z"/>
          <w:rFonts w:asciiTheme="minorHAnsi" w:hAnsiTheme="minorHAnsi"/>
          <w:rPrChange w:id="328" w:author="Vicki Cornish" w:date="2019-06-12T12:41:00Z">
            <w:rPr>
              <w:del w:id="329" w:author="Vicki Cornish" w:date="2019-06-12T12:45:00Z"/>
            </w:rPr>
          </w:rPrChange>
        </w:rPr>
        <w:pPrChange w:id="330" w:author="Vicki Cornish" w:date="2019-06-12T13:52:00Z">
          <w:pPr>
            <w:pStyle w:val="ListParagraph"/>
            <w:snapToGrid w:val="0"/>
            <w:ind w:left="450" w:hanging="450"/>
          </w:pPr>
        </w:pPrChange>
      </w:pPr>
      <w:del w:id="331" w:author="Vicki Cornish" w:date="2019-06-12T12:40:00Z">
        <w:r w:rsidRPr="009A4434" w:rsidDel="00876472">
          <w:rPr>
            <w:rFonts w:asciiTheme="minorHAnsi" w:hAnsiTheme="minorHAnsi"/>
          </w:rPr>
          <w:br w:type="page"/>
        </w:r>
      </w:del>
    </w:p>
    <w:p w14:paraId="267B46BB" w14:textId="474B023E" w:rsidR="0051445F" w:rsidDel="00876472" w:rsidRDefault="00E15770">
      <w:pPr>
        <w:snapToGrid w:val="0"/>
        <w:spacing w:line="240" w:lineRule="auto"/>
        <w:rPr>
          <w:del w:id="332" w:author="Vicki Cornish" w:date="2019-06-12T12:41:00Z"/>
        </w:rPr>
        <w:pPrChange w:id="333" w:author="Vicki Cornish" w:date="2019-06-12T13:52:00Z">
          <w:pPr>
            <w:pStyle w:val="ListParagraph"/>
            <w:snapToGrid w:val="0"/>
            <w:ind w:left="450" w:hanging="450"/>
          </w:pPr>
        </w:pPrChange>
      </w:pPr>
      <w:del w:id="334" w:author="Vicki Cornish" w:date="2019-06-12T12:12:00Z">
        <w:r w:rsidRPr="00A50E38" w:rsidDel="004D3894">
          <w:rPr>
            <w:rFonts w:asciiTheme="minorHAnsi" w:hAnsiTheme="minorHAnsi"/>
            <w:b/>
            <w:rPrChange w:id="335" w:author="Vicki Cornish" w:date="2019-06-12T12:27:00Z">
              <w:rPr/>
            </w:rPrChange>
          </w:rPr>
          <w:delText xml:space="preserve">2     </w:delText>
        </w:r>
      </w:del>
      <w:del w:id="336" w:author="Vicki Cornish" w:date="2019-06-12T12:41:00Z">
        <w:r w:rsidR="0051445F" w:rsidRPr="00A50E38" w:rsidDel="00876472">
          <w:rPr>
            <w:rFonts w:asciiTheme="minorHAnsi" w:hAnsiTheme="minorHAnsi"/>
            <w:b/>
            <w:rPrChange w:id="337" w:author="Vicki Cornish" w:date="2019-06-12T12:27:00Z">
              <w:rPr/>
            </w:rPrChange>
          </w:rPr>
          <w:delText>References</w:delText>
        </w:r>
      </w:del>
    </w:p>
    <w:p w14:paraId="797965EE" w14:textId="4148675A" w:rsidR="0051445F" w:rsidRDefault="0051445F">
      <w:pPr>
        <w:pStyle w:val="ListParagraph"/>
        <w:snapToGrid w:val="0"/>
        <w:spacing w:line="240" w:lineRule="auto"/>
        <w:ind w:left="420"/>
        <w:pPrChange w:id="338" w:author="Vicki Cornish" w:date="2019-06-12T13:52:00Z">
          <w:pPr/>
        </w:pPrChange>
      </w:pPr>
    </w:p>
    <w:p w14:paraId="11B1C655" w14:textId="001E1A36" w:rsidR="0051445F" w:rsidDel="0012199B" w:rsidRDefault="00AF2AB4">
      <w:pPr>
        <w:spacing w:line="240" w:lineRule="auto"/>
        <w:ind w:firstLine="450"/>
        <w:contextualSpacing/>
        <w:rPr>
          <w:del w:id="339" w:author="Vicki Cornish" w:date="2019-06-12T13:52:00Z"/>
          <w:rFonts w:asciiTheme="minorHAnsi" w:hAnsiTheme="minorHAnsi"/>
        </w:rPr>
        <w:pPrChange w:id="340" w:author="Vicki Cornish" w:date="2019-06-12T16:35:00Z">
          <w:pPr/>
        </w:pPrChange>
      </w:pPr>
      <w:r>
        <w:rPr>
          <w:rFonts w:asciiTheme="minorHAnsi" w:hAnsiTheme="minorHAnsi"/>
        </w:rPr>
        <w:t>Section 1 Color Editor</w:t>
      </w:r>
    </w:p>
    <w:p w14:paraId="1DE04470" w14:textId="77777777" w:rsidR="0012199B" w:rsidRDefault="0012199B">
      <w:pPr>
        <w:spacing w:line="240" w:lineRule="auto"/>
        <w:ind w:firstLine="450"/>
        <w:contextualSpacing/>
        <w:rPr>
          <w:ins w:id="341" w:author="Vicki Cornish" w:date="2019-06-12T13:52:00Z"/>
          <w:rFonts w:asciiTheme="minorHAnsi" w:hAnsiTheme="minorHAnsi"/>
        </w:rPr>
        <w:pPrChange w:id="342" w:author="Vicki Cornish" w:date="2019-06-12T16:35:00Z">
          <w:pPr/>
        </w:pPrChange>
      </w:pPr>
    </w:p>
    <w:p w14:paraId="0A15F794" w14:textId="77777777" w:rsidR="00AF2AB4" w:rsidRDefault="00A13707">
      <w:pPr>
        <w:spacing w:line="240" w:lineRule="auto"/>
        <w:ind w:firstLine="450"/>
        <w:contextualSpacing/>
        <w:pPrChange w:id="343" w:author="Vicki Cornish" w:date="2019-06-12T16:35:00Z">
          <w:pPr/>
        </w:pPrChange>
      </w:pPr>
      <w:r>
        <w:fldChar w:fldCharType="begin"/>
      </w:r>
      <w:r>
        <w:instrText xml:space="preserve"> HYPERLINK "https://www.compuhelpts.com/Color_Codes_1.pdf" </w:instrText>
      </w:r>
      <w:r>
        <w:fldChar w:fldCharType="separate"/>
      </w:r>
      <w:r w:rsidR="00AF2AB4">
        <w:rPr>
          <w:rStyle w:val="Hyperlink"/>
        </w:rPr>
        <w:t>https://www.compuhelpts.com/Color_Codes_1.pdf</w:t>
      </w:r>
      <w:r>
        <w:rPr>
          <w:rStyle w:val="Hyperlink"/>
        </w:rPr>
        <w:fldChar w:fldCharType="end"/>
      </w:r>
    </w:p>
    <w:p w14:paraId="05FEBADC" w14:textId="0F62EC77" w:rsidR="00AF2AB4" w:rsidRDefault="00AF2AB4">
      <w:pPr>
        <w:spacing w:line="240" w:lineRule="auto"/>
        <w:contextualSpacing/>
        <w:rPr>
          <w:rFonts w:asciiTheme="minorHAnsi" w:hAnsiTheme="minorHAnsi"/>
        </w:rPr>
        <w:pPrChange w:id="344" w:author="Vicki Cornish" w:date="2019-06-12T16:35:00Z">
          <w:pPr/>
        </w:pPrChange>
      </w:pPr>
    </w:p>
    <w:p w14:paraId="61165929" w14:textId="03213360" w:rsidR="00AF2AB4" w:rsidRDefault="00E3391E">
      <w:pPr>
        <w:spacing w:line="240" w:lineRule="auto"/>
        <w:ind w:firstLine="450"/>
        <w:contextualSpacing/>
        <w:rPr>
          <w:ins w:id="345" w:author="Vicki Cornish" w:date="2019-06-12T12:45:00Z"/>
          <w:rFonts w:asciiTheme="minorHAnsi" w:hAnsiTheme="minorHAnsi"/>
        </w:rPr>
        <w:pPrChange w:id="346" w:author="Vicki Cornish" w:date="2019-06-12T16:35:00Z">
          <w:pPr/>
        </w:pPrChange>
      </w:pPr>
      <w:ins w:id="347" w:author="Vicki Cornish" w:date="2019-06-12T12:45:00Z">
        <w:r>
          <w:rPr>
            <w:rFonts w:asciiTheme="minorHAnsi" w:hAnsiTheme="minorHAnsi"/>
          </w:rPr>
          <w:t>Section 2 Data Standardization</w:t>
        </w:r>
      </w:ins>
    </w:p>
    <w:p w14:paraId="122D6072" w14:textId="77777777" w:rsidR="00E3391E" w:rsidRPr="004171FE" w:rsidRDefault="00E3391E">
      <w:pPr>
        <w:spacing w:line="240" w:lineRule="auto"/>
        <w:ind w:left="450"/>
        <w:contextualSpacing/>
        <w:rPr>
          <w:ins w:id="348" w:author="Vicki Cornish" w:date="2019-06-12T12:46:00Z"/>
          <w:rFonts w:asciiTheme="minorHAnsi" w:eastAsia="Times New Roman" w:hAnsiTheme="minorHAnsi" w:cs="Times New Roman"/>
          <w:lang w:eastAsia="en-US" w:bidi="ar-SA"/>
        </w:rPr>
        <w:pPrChange w:id="349" w:author="Vicki Cornish" w:date="2019-06-12T16:35:00Z">
          <w:pPr/>
        </w:pPrChange>
      </w:pPr>
      <w:ins w:id="350" w:author="Vicki Cornish" w:date="2019-06-12T12:46:00Z">
        <w:r w:rsidRPr="004171FE">
          <w:rPr>
            <w:rFonts w:asciiTheme="minorHAnsi" w:eastAsia="Times New Roman" w:hAnsiTheme="minorHAnsi" w:cs="Arial"/>
            <w:color w:val="222222"/>
            <w:shd w:val="clear" w:color="auto" w:fill="FFFFFF"/>
            <w:lang w:eastAsia="en-US" w:bidi="ar-SA"/>
          </w:rPr>
          <w:t xml:space="preserve">Han MV, Zmasek CM (2009) </w:t>
        </w:r>
        <w:proofErr w:type="spellStart"/>
        <w:r w:rsidRPr="004171FE">
          <w:rPr>
            <w:rFonts w:asciiTheme="minorHAnsi" w:eastAsia="Times New Roman" w:hAnsiTheme="minorHAnsi" w:cs="Arial"/>
            <w:color w:val="222222"/>
            <w:shd w:val="clear" w:color="auto" w:fill="FFFFFF"/>
            <w:lang w:eastAsia="en-US" w:bidi="ar-SA"/>
          </w:rPr>
          <w:t>phyloXML</w:t>
        </w:r>
        <w:proofErr w:type="spellEnd"/>
        <w:r w:rsidRPr="004171FE">
          <w:rPr>
            <w:rFonts w:asciiTheme="minorHAnsi" w:eastAsia="Times New Roman" w:hAnsiTheme="minorHAnsi" w:cs="Arial"/>
            <w:color w:val="222222"/>
            <w:shd w:val="clear" w:color="auto" w:fill="FFFFFF"/>
            <w:lang w:eastAsia="en-US" w:bidi="ar-SA"/>
          </w:rPr>
          <w:t>: XML for evolutionary biology and comparative genomics. BMC bioinformatics 10, 356.</w:t>
        </w:r>
      </w:ins>
    </w:p>
    <w:p w14:paraId="2C137FF9" w14:textId="77777777" w:rsidR="00E3391E" w:rsidRPr="009A4434" w:rsidRDefault="00E3391E">
      <w:pPr>
        <w:spacing w:line="240" w:lineRule="auto"/>
        <w:ind w:firstLine="450"/>
        <w:rPr>
          <w:rFonts w:asciiTheme="minorHAnsi" w:hAnsiTheme="minorHAnsi"/>
        </w:rPr>
        <w:pPrChange w:id="351" w:author="Vicki Cornish" w:date="2019-06-12T13:50:00Z">
          <w:pPr/>
        </w:pPrChange>
      </w:pPr>
    </w:p>
    <w:p w14:paraId="49F3A431" w14:textId="150E5170" w:rsidR="00AF2AB4" w:rsidRDefault="00AF2AB4">
      <w:pPr>
        <w:spacing w:line="240" w:lineRule="auto"/>
        <w:rPr>
          <w:rFonts w:asciiTheme="minorHAnsi" w:hAnsiTheme="minorHAnsi"/>
        </w:rPr>
        <w:pPrChange w:id="352" w:author="Vicki Cornish" w:date="2019-06-12T13:50:00Z">
          <w:pPr/>
        </w:pPrChange>
      </w:pPr>
    </w:p>
    <w:p w14:paraId="615704E3" w14:textId="77777777" w:rsidR="00AF2AB4" w:rsidRDefault="00AF2AB4">
      <w:pPr>
        <w:spacing w:line="240" w:lineRule="auto"/>
        <w:rPr>
          <w:rFonts w:asciiTheme="minorHAnsi" w:hAnsiTheme="minorHAnsi"/>
        </w:rPr>
        <w:pPrChange w:id="353" w:author="Vicki Cornish" w:date="2019-06-12T13:50:00Z">
          <w:pPr/>
        </w:pPrChange>
      </w:pPr>
      <w:r>
        <w:rPr>
          <w:rFonts w:asciiTheme="minorHAnsi" w:hAnsiTheme="minorHAnsi"/>
        </w:rPr>
        <w:br w:type="page"/>
      </w:r>
    </w:p>
    <w:p w14:paraId="1571DDF4" w14:textId="77777777" w:rsidR="00F72286" w:rsidRPr="00841FD8" w:rsidRDefault="00E15770">
      <w:pPr>
        <w:pStyle w:val="ListParagraph"/>
        <w:numPr>
          <w:ilvl w:val="0"/>
          <w:numId w:val="17"/>
        </w:numPr>
        <w:spacing w:line="240" w:lineRule="auto"/>
        <w:rPr>
          <w:ins w:id="354" w:author="Vicki Cornish" w:date="2019-06-12T13:29:00Z"/>
          <w:rFonts w:asciiTheme="minorHAnsi" w:hAnsiTheme="minorHAnsi"/>
          <w:rPrChange w:id="355" w:author="Vicki Cornish" w:date="2019-06-12T13:29:00Z">
            <w:rPr>
              <w:ins w:id="356" w:author="Vicki Cornish" w:date="2019-06-12T13:29:00Z"/>
              <w:rFonts w:asciiTheme="minorHAnsi" w:hAnsiTheme="minorHAnsi"/>
              <w:b/>
            </w:rPr>
          </w:rPrChange>
        </w:rPr>
        <w:pPrChange w:id="357" w:author="Vicki Cornish" w:date="2019-06-12T13:50:00Z">
          <w:pPr>
            <w:ind w:left="360" w:hanging="360"/>
          </w:pPr>
        </w:pPrChange>
      </w:pPr>
      <w:del w:id="358" w:author="Vicki Cornish" w:date="2019-06-12T12:12:00Z">
        <w:r w:rsidRPr="00847E56" w:rsidDel="004D3894">
          <w:rPr>
            <w:rFonts w:asciiTheme="minorHAnsi" w:hAnsiTheme="minorHAnsi"/>
            <w:b/>
            <w:rPrChange w:id="359" w:author="Vicki Cornish" w:date="2019-06-12T12:47:00Z">
              <w:rPr/>
            </w:rPrChange>
          </w:rPr>
          <w:lastRenderedPageBreak/>
          <w:delText xml:space="preserve">3    </w:delText>
        </w:r>
      </w:del>
      <w:r w:rsidR="00AF2AB4" w:rsidRPr="00847E56">
        <w:rPr>
          <w:rFonts w:asciiTheme="minorHAnsi" w:hAnsiTheme="minorHAnsi"/>
          <w:b/>
          <w:rPrChange w:id="360" w:author="Vicki Cornish" w:date="2019-06-12T12:47:00Z">
            <w:rPr/>
          </w:rPrChange>
        </w:rPr>
        <w:t>Appendix</w:t>
      </w:r>
    </w:p>
    <w:p w14:paraId="63477591" w14:textId="758A9E7A" w:rsidR="00841FD8" w:rsidRPr="00466A14" w:rsidRDefault="00841FD8">
      <w:pPr>
        <w:pStyle w:val="ListParagraph"/>
        <w:numPr>
          <w:ilvl w:val="1"/>
          <w:numId w:val="17"/>
        </w:numPr>
        <w:spacing w:line="240" w:lineRule="auto"/>
        <w:rPr>
          <w:ins w:id="361" w:author="Vicki Cornish" w:date="2019-06-12T12:56:00Z"/>
          <w:rFonts w:asciiTheme="minorHAnsi" w:hAnsiTheme="minorHAnsi"/>
          <w:rPrChange w:id="362" w:author="Vicki Cornish" w:date="2019-06-12T12:56:00Z">
            <w:rPr>
              <w:ins w:id="363" w:author="Vicki Cornish" w:date="2019-06-12T12:56:00Z"/>
              <w:rFonts w:asciiTheme="minorHAnsi" w:hAnsiTheme="minorHAnsi"/>
              <w:b/>
            </w:rPr>
          </w:rPrChange>
        </w:rPr>
        <w:pPrChange w:id="364" w:author="Vicki Cornish" w:date="2019-06-12T13:50:00Z">
          <w:pPr>
            <w:ind w:left="360" w:hanging="360"/>
          </w:pPr>
        </w:pPrChange>
      </w:pPr>
      <w:ins w:id="365" w:author="Vicki Cornish" w:date="2019-06-12T13:29:00Z">
        <w:r>
          <w:rPr>
            <w:rFonts w:asciiTheme="minorHAnsi" w:hAnsiTheme="minorHAnsi"/>
            <w:b/>
          </w:rPr>
          <w:t>Description of Terms</w:t>
        </w:r>
      </w:ins>
    </w:p>
    <w:p w14:paraId="3E8A2565" w14:textId="77777777" w:rsidR="00466A14" w:rsidRDefault="00466A14">
      <w:pPr>
        <w:spacing w:line="240" w:lineRule="auto"/>
        <w:rPr>
          <w:ins w:id="366" w:author="Vicki Cornish" w:date="2019-06-12T12:59:00Z"/>
          <w:rFonts w:asciiTheme="minorHAnsi" w:hAnsiTheme="minorHAnsi"/>
        </w:rPr>
        <w:pPrChange w:id="367" w:author="Vicki Cornish" w:date="2019-06-12T13:50:00Z">
          <w:pPr>
            <w:ind w:left="360" w:hanging="360"/>
          </w:pPr>
        </w:pPrChange>
      </w:pPr>
    </w:p>
    <w:tbl>
      <w:tblPr>
        <w:tblStyle w:val="TableGridLight"/>
        <w:tblW w:w="10292" w:type="dxa"/>
        <w:tblLook w:val="04A0" w:firstRow="1" w:lastRow="0" w:firstColumn="1" w:lastColumn="0" w:noHBand="0" w:noVBand="1"/>
        <w:tblPrChange w:id="368" w:author="Vicki Cornish" w:date="2019-06-12T13:27:00Z">
          <w:tblPr>
            <w:tblStyle w:val="TableGridLight"/>
            <w:tblW w:w="10256" w:type="dxa"/>
            <w:tblLook w:val="04A0" w:firstRow="1" w:lastRow="0" w:firstColumn="1" w:lastColumn="0" w:noHBand="0" w:noVBand="1"/>
          </w:tblPr>
        </w:tblPrChange>
      </w:tblPr>
      <w:tblGrid>
        <w:gridCol w:w="4386"/>
        <w:gridCol w:w="5906"/>
        <w:tblGridChange w:id="369">
          <w:tblGrid>
            <w:gridCol w:w="4386"/>
            <w:gridCol w:w="200"/>
            <w:gridCol w:w="5400"/>
            <w:gridCol w:w="70"/>
            <w:gridCol w:w="200"/>
            <w:gridCol w:w="36"/>
          </w:tblGrid>
        </w:tblGridChange>
      </w:tblGrid>
      <w:tr w:rsidR="009D5AD2" w14:paraId="55B4430C" w14:textId="77777777" w:rsidTr="004F7249">
        <w:trPr>
          <w:ins w:id="370" w:author="Vicki Cornish" w:date="2019-06-12T13:05:00Z"/>
          <w:trPrChange w:id="371" w:author="Vicki Cornish" w:date="2019-06-12T13:27:00Z">
            <w:trPr>
              <w:gridAfter w:val="0"/>
            </w:trPr>
          </w:trPrChange>
        </w:trPr>
        <w:tc>
          <w:tcPr>
            <w:tcW w:w="4386" w:type="dxa"/>
            <w:tcPrChange w:id="372" w:author="Vicki Cornish" w:date="2019-06-12T13:27:00Z">
              <w:tcPr>
                <w:tcW w:w="4586" w:type="dxa"/>
                <w:gridSpan w:val="2"/>
              </w:tcPr>
            </w:tcPrChange>
          </w:tcPr>
          <w:p w14:paraId="6324EB2F" w14:textId="7BEAEB25" w:rsidR="00E96852" w:rsidRPr="009D5AD2" w:rsidRDefault="00E96852">
            <w:pPr>
              <w:spacing w:line="240" w:lineRule="auto"/>
              <w:jc w:val="center"/>
              <w:rPr>
                <w:ins w:id="373" w:author="Vicki Cornish" w:date="2019-06-12T13:05:00Z"/>
                <w:rFonts w:asciiTheme="minorHAnsi" w:hAnsiTheme="minorHAnsi"/>
                <w:b/>
                <w:rPrChange w:id="374" w:author="Vicki Cornish" w:date="2019-06-12T13:22:00Z">
                  <w:rPr>
                    <w:ins w:id="375" w:author="Vicki Cornish" w:date="2019-06-12T13:05:00Z"/>
                    <w:rFonts w:asciiTheme="minorHAnsi" w:hAnsiTheme="minorHAnsi"/>
                  </w:rPr>
                </w:rPrChange>
              </w:rPr>
              <w:pPrChange w:id="376" w:author="Vicki Cornish" w:date="2019-06-12T13:50:00Z">
                <w:pPr/>
              </w:pPrChange>
            </w:pPr>
            <w:ins w:id="377" w:author="Vicki Cornish" w:date="2019-06-12T13:05:00Z">
              <w:r w:rsidRPr="009D5AD2">
                <w:rPr>
                  <w:rFonts w:asciiTheme="minorHAnsi" w:hAnsiTheme="minorHAnsi"/>
                  <w:b/>
                  <w:rPrChange w:id="378" w:author="Vicki Cornish" w:date="2019-06-12T13:22:00Z">
                    <w:rPr>
                      <w:rFonts w:asciiTheme="minorHAnsi" w:hAnsiTheme="minorHAnsi"/>
                    </w:rPr>
                  </w:rPrChange>
                </w:rPr>
                <w:t>Term</w:t>
              </w:r>
            </w:ins>
          </w:p>
        </w:tc>
        <w:tc>
          <w:tcPr>
            <w:tcW w:w="5906" w:type="dxa"/>
            <w:tcPrChange w:id="379" w:author="Vicki Cornish" w:date="2019-06-12T13:27:00Z">
              <w:tcPr>
                <w:tcW w:w="5670" w:type="dxa"/>
                <w:gridSpan w:val="3"/>
              </w:tcPr>
            </w:tcPrChange>
          </w:tcPr>
          <w:p w14:paraId="1A5F5107" w14:textId="7E4BEF10" w:rsidR="00E96852" w:rsidRPr="009D5AD2" w:rsidRDefault="00E96852">
            <w:pPr>
              <w:spacing w:line="240" w:lineRule="auto"/>
              <w:jc w:val="center"/>
              <w:rPr>
                <w:ins w:id="380" w:author="Vicki Cornish" w:date="2019-06-12T13:05:00Z"/>
                <w:rFonts w:asciiTheme="minorHAnsi" w:hAnsiTheme="minorHAnsi"/>
                <w:b/>
                <w:rPrChange w:id="381" w:author="Vicki Cornish" w:date="2019-06-12T13:22:00Z">
                  <w:rPr>
                    <w:ins w:id="382" w:author="Vicki Cornish" w:date="2019-06-12T13:05:00Z"/>
                    <w:rFonts w:asciiTheme="minorHAnsi" w:hAnsiTheme="minorHAnsi"/>
                  </w:rPr>
                </w:rPrChange>
              </w:rPr>
              <w:pPrChange w:id="383" w:author="Vicki Cornish" w:date="2019-06-12T13:50:00Z">
                <w:pPr/>
              </w:pPrChange>
            </w:pPr>
            <w:ins w:id="384" w:author="Vicki Cornish" w:date="2019-06-12T13:05:00Z">
              <w:r w:rsidRPr="009D5AD2">
                <w:rPr>
                  <w:rFonts w:asciiTheme="minorHAnsi" w:hAnsiTheme="minorHAnsi"/>
                  <w:b/>
                  <w:rPrChange w:id="385" w:author="Vicki Cornish" w:date="2019-06-12T13:22:00Z">
                    <w:rPr>
                      <w:rFonts w:asciiTheme="minorHAnsi" w:hAnsiTheme="minorHAnsi"/>
                    </w:rPr>
                  </w:rPrChange>
                </w:rPr>
                <w:t>Description</w:t>
              </w:r>
            </w:ins>
          </w:p>
        </w:tc>
      </w:tr>
      <w:tr w:rsidR="004F7249" w14:paraId="66A12062" w14:textId="77777777" w:rsidTr="004F7249">
        <w:trPr>
          <w:ins w:id="386" w:author="Vicki Cornish" w:date="2019-06-12T13:05:00Z"/>
        </w:trPr>
        <w:tc>
          <w:tcPr>
            <w:tcW w:w="4386" w:type="dxa"/>
          </w:tcPr>
          <w:p w14:paraId="7F7D0477" w14:textId="18A21D1D" w:rsidR="00E96852" w:rsidRDefault="00FB3070">
            <w:pPr>
              <w:spacing w:line="240" w:lineRule="auto"/>
              <w:rPr>
                <w:ins w:id="387" w:author="Vicki Cornish" w:date="2019-06-12T13:05:00Z"/>
                <w:rFonts w:asciiTheme="minorHAnsi" w:hAnsiTheme="minorHAnsi"/>
              </w:rPr>
              <w:pPrChange w:id="388" w:author="Vicki Cornish" w:date="2019-06-12T13:50:00Z">
                <w:pPr/>
              </w:pPrChange>
            </w:pPr>
            <w:ins w:id="389" w:author="Vicki Cornish" w:date="2019-06-12T13:08:00Z">
              <w:r w:rsidRPr="00FB3070">
                <w:rPr>
                  <w:rFonts w:asciiTheme="minorHAnsi" w:hAnsiTheme="minorHAnsi"/>
                </w:rPr>
                <w:t>Backbone constraint tree with bootstraps</w:t>
              </w:r>
            </w:ins>
          </w:p>
        </w:tc>
        <w:tc>
          <w:tcPr>
            <w:tcW w:w="5906" w:type="dxa"/>
          </w:tcPr>
          <w:p w14:paraId="7A2132A7" w14:textId="4B66485B" w:rsidR="00E96852" w:rsidRDefault="009D5AD2">
            <w:pPr>
              <w:spacing w:line="240" w:lineRule="auto"/>
              <w:rPr>
                <w:ins w:id="390" w:author="Vicki Cornish" w:date="2019-06-12T13:05:00Z"/>
                <w:rFonts w:asciiTheme="minorHAnsi" w:hAnsiTheme="minorHAnsi"/>
              </w:rPr>
              <w:pPrChange w:id="391" w:author="Vicki Cornish" w:date="2019-06-12T13:50:00Z">
                <w:pPr/>
              </w:pPrChange>
            </w:pPr>
            <w:proofErr w:type="spellStart"/>
            <w:ins w:id="392" w:author="Vicki Cornish" w:date="2019-06-12T13:21:00Z">
              <w:r w:rsidRPr="009D5AD2">
                <w:rPr>
                  <w:rFonts w:asciiTheme="minorHAnsi" w:hAnsiTheme="minorHAnsi"/>
                </w:rPr>
                <w:t>RaxML</w:t>
              </w:r>
              <w:proofErr w:type="spellEnd"/>
              <w:r w:rsidRPr="009D5AD2">
                <w:rPr>
                  <w:rFonts w:asciiTheme="minorHAnsi" w:hAnsiTheme="minorHAnsi"/>
                </w:rPr>
                <w:t xml:space="preserve"> method</w:t>
              </w:r>
            </w:ins>
          </w:p>
        </w:tc>
      </w:tr>
      <w:tr w:rsidR="009D5AD2" w14:paraId="19FFE53E" w14:textId="77777777" w:rsidTr="004F7249">
        <w:tblPrEx>
          <w:tblPrExChange w:id="393" w:author="Vicki Cornish" w:date="2019-06-12T13:27:00Z">
            <w:tblPrEx>
              <w:tblW w:w="10056" w:type="dxa"/>
            </w:tblPrEx>
          </w:tblPrExChange>
        </w:tblPrEx>
        <w:trPr>
          <w:ins w:id="394" w:author="Vicki Cornish" w:date="2019-06-12T13:05:00Z"/>
          <w:trPrChange w:id="395" w:author="Vicki Cornish" w:date="2019-06-12T13:27:00Z">
            <w:trPr>
              <w:gridAfter w:val="0"/>
            </w:trPr>
          </w:trPrChange>
        </w:trPr>
        <w:tc>
          <w:tcPr>
            <w:tcW w:w="4386" w:type="dxa"/>
            <w:tcPrChange w:id="396" w:author="Vicki Cornish" w:date="2019-06-12T13:27:00Z">
              <w:tcPr>
                <w:tcW w:w="4386" w:type="dxa"/>
              </w:tcPr>
            </w:tcPrChange>
          </w:tcPr>
          <w:p w14:paraId="4E644936" w14:textId="7FA6DDDF" w:rsidR="00E96852" w:rsidRDefault="00FB3070">
            <w:pPr>
              <w:spacing w:line="240" w:lineRule="auto"/>
              <w:rPr>
                <w:ins w:id="397" w:author="Vicki Cornish" w:date="2019-06-12T13:05:00Z"/>
                <w:rFonts w:asciiTheme="minorHAnsi" w:hAnsiTheme="minorHAnsi"/>
              </w:rPr>
              <w:pPrChange w:id="398" w:author="Vicki Cornish" w:date="2019-06-12T13:50:00Z">
                <w:pPr/>
              </w:pPrChange>
            </w:pPr>
            <w:ins w:id="399" w:author="Vicki Cornish" w:date="2019-06-12T13:08:00Z">
              <w:r>
                <w:rPr>
                  <w:rFonts w:asciiTheme="minorHAnsi" w:hAnsiTheme="minorHAnsi"/>
                </w:rPr>
                <w:t>B</w:t>
              </w:r>
              <w:r w:rsidRPr="00FB3070">
                <w:rPr>
                  <w:rFonts w:asciiTheme="minorHAnsi" w:hAnsiTheme="minorHAnsi"/>
                </w:rPr>
                <w:t>ifurcating tree</w:t>
              </w:r>
            </w:ins>
          </w:p>
        </w:tc>
        <w:tc>
          <w:tcPr>
            <w:tcW w:w="5906" w:type="dxa"/>
            <w:tcPrChange w:id="400" w:author="Vicki Cornish" w:date="2019-06-12T13:27:00Z">
              <w:tcPr>
                <w:tcW w:w="5670" w:type="dxa"/>
                <w:gridSpan w:val="3"/>
              </w:tcPr>
            </w:tcPrChange>
          </w:tcPr>
          <w:p w14:paraId="78596EE3" w14:textId="2F92F510" w:rsidR="00E96852" w:rsidRDefault="009D5AD2">
            <w:pPr>
              <w:spacing w:line="240" w:lineRule="auto"/>
              <w:rPr>
                <w:ins w:id="401" w:author="Vicki Cornish" w:date="2019-06-12T13:05:00Z"/>
                <w:rFonts w:asciiTheme="minorHAnsi" w:hAnsiTheme="minorHAnsi"/>
              </w:rPr>
              <w:pPrChange w:id="402" w:author="Vicki Cornish" w:date="2019-06-12T13:50:00Z">
                <w:pPr/>
              </w:pPrChange>
            </w:pPr>
            <w:ins w:id="403" w:author="Vicki Cornish" w:date="2019-06-12T13:21:00Z">
              <w:r w:rsidRPr="009D5AD2">
                <w:rPr>
                  <w:rFonts w:asciiTheme="minorHAnsi" w:hAnsiTheme="minorHAnsi"/>
                </w:rPr>
                <w:t>Tree where each node has 2 children</w:t>
              </w:r>
            </w:ins>
          </w:p>
        </w:tc>
      </w:tr>
      <w:tr w:rsidR="004F7249" w14:paraId="31F888D7" w14:textId="77777777" w:rsidTr="004F7249">
        <w:trPr>
          <w:ins w:id="404" w:author="Vicki Cornish" w:date="2019-06-12T13:05:00Z"/>
        </w:trPr>
        <w:tc>
          <w:tcPr>
            <w:tcW w:w="4386" w:type="dxa"/>
          </w:tcPr>
          <w:p w14:paraId="090A28DC" w14:textId="0D7C8B9D" w:rsidR="00E96852" w:rsidRDefault="00FB3070">
            <w:pPr>
              <w:spacing w:line="240" w:lineRule="auto"/>
              <w:rPr>
                <w:ins w:id="405" w:author="Vicki Cornish" w:date="2019-06-12T13:05:00Z"/>
                <w:rFonts w:asciiTheme="minorHAnsi" w:hAnsiTheme="minorHAnsi"/>
              </w:rPr>
              <w:pPrChange w:id="406" w:author="Vicki Cornish" w:date="2019-06-12T13:50:00Z">
                <w:pPr/>
              </w:pPrChange>
            </w:pPr>
            <w:ins w:id="407" w:author="Vicki Cornish" w:date="2019-06-12T13:08:00Z">
              <w:r w:rsidRPr="00FB3070">
                <w:rPr>
                  <w:rFonts w:asciiTheme="minorHAnsi" w:hAnsiTheme="minorHAnsi"/>
                </w:rPr>
                <w:t>BLAST</w:t>
              </w:r>
            </w:ins>
          </w:p>
        </w:tc>
        <w:tc>
          <w:tcPr>
            <w:tcW w:w="5906" w:type="dxa"/>
          </w:tcPr>
          <w:p w14:paraId="65CE2F46" w14:textId="700EB84A" w:rsidR="00E96852" w:rsidRDefault="009D5AD2">
            <w:pPr>
              <w:spacing w:line="240" w:lineRule="auto"/>
              <w:rPr>
                <w:ins w:id="408" w:author="Vicki Cornish" w:date="2019-06-12T13:05:00Z"/>
                <w:rFonts w:asciiTheme="minorHAnsi" w:hAnsiTheme="minorHAnsi"/>
              </w:rPr>
              <w:pPrChange w:id="409" w:author="Vicki Cornish" w:date="2019-06-12T13:50:00Z">
                <w:pPr/>
              </w:pPrChange>
            </w:pPr>
            <w:ins w:id="410" w:author="Vicki Cornish" w:date="2019-06-12T13:21:00Z">
              <w:r w:rsidRPr="009D5AD2">
                <w:rPr>
                  <w:rFonts w:asciiTheme="minorHAnsi" w:hAnsiTheme="minorHAnsi"/>
                </w:rPr>
                <w:t>Basic Local Alignment Search Tool, used to match unknown sequences to known sequences in database</w:t>
              </w:r>
            </w:ins>
          </w:p>
        </w:tc>
      </w:tr>
      <w:tr w:rsidR="009D5AD2" w14:paraId="778C09AC" w14:textId="77777777" w:rsidTr="004F7249">
        <w:tblPrEx>
          <w:tblPrExChange w:id="411" w:author="Vicki Cornish" w:date="2019-06-12T13:27:00Z">
            <w:tblPrEx>
              <w:tblW w:w="10056" w:type="dxa"/>
            </w:tblPrEx>
          </w:tblPrExChange>
        </w:tblPrEx>
        <w:trPr>
          <w:ins w:id="412" w:author="Vicki Cornish" w:date="2019-06-12T13:05:00Z"/>
          <w:trPrChange w:id="413" w:author="Vicki Cornish" w:date="2019-06-12T13:27:00Z">
            <w:trPr>
              <w:gridAfter w:val="0"/>
            </w:trPr>
          </w:trPrChange>
        </w:trPr>
        <w:tc>
          <w:tcPr>
            <w:tcW w:w="4386" w:type="dxa"/>
            <w:tcPrChange w:id="414" w:author="Vicki Cornish" w:date="2019-06-12T13:27:00Z">
              <w:tcPr>
                <w:tcW w:w="4386" w:type="dxa"/>
              </w:tcPr>
            </w:tcPrChange>
          </w:tcPr>
          <w:p w14:paraId="26A675FA" w14:textId="276CCBE5" w:rsidR="00E96852" w:rsidRDefault="004F7249">
            <w:pPr>
              <w:spacing w:line="240" w:lineRule="auto"/>
              <w:rPr>
                <w:ins w:id="415" w:author="Vicki Cornish" w:date="2019-06-12T13:05:00Z"/>
                <w:rFonts w:asciiTheme="minorHAnsi" w:hAnsiTheme="minorHAnsi"/>
              </w:rPr>
              <w:pPrChange w:id="416" w:author="Vicki Cornish" w:date="2019-06-12T13:50:00Z">
                <w:pPr/>
              </w:pPrChange>
            </w:pPr>
            <w:ins w:id="417" w:author="Vicki Cornish" w:date="2019-06-12T13:08:00Z">
              <w:r>
                <w:rPr>
                  <w:rFonts w:asciiTheme="minorHAnsi" w:hAnsiTheme="minorHAnsi"/>
                </w:rPr>
                <w:t>C</w:t>
              </w:r>
              <w:r w:rsidR="00FB3070" w:rsidRPr="00FB3070">
                <w:rPr>
                  <w:rFonts w:asciiTheme="minorHAnsi" w:hAnsiTheme="minorHAnsi"/>
                </w:rPr>
                <w:t xml:space="preserve">ifr </w:t>
              </w:r>
              <w:proofErr w:type="spellStart"/>
              <w:r w:rsidR="00FB3070" w:rsidRPr="00FB3070">
                <w:rPr>
                  <w:rFonts w:asciiTheme="minorHAnsi" w:hAnsiTheme="minorHAnsi"/>
                </w:rPr>
                <w:t>phyloXML</w:t>
              </w:r>
            </w:ins>
            <w:proofErr w:type="spellEnd"/>
          </w:p>
        </w:tc>
        <w:tc>
          <w:tcPr>
            <w:tcW w:w="5906" w:type="dxa"/>
            <w:tcPrChange w:id="418" w:author="Vicki Cornish" w:date="2019-06-12T13:27:00Z">
              <w:tcPr>
                <w:tcW w:w="5670" w:type="dxa"/>
                <w:gridSpan w:val="3"/>
              </w:tcPr>
            </w:tcPrChange>
          </w:tcPr>
          <w:p w14:paraId="5B08B170" w14:textId="30CA80B7" w:rsidR="00E96852" w:rsidRDefault="009D5AD2">
            <w:pPr>
              <w:spacing w:line="240" w:lineRule="auto"/>
              <w:rPr>
                <w:ins w:id="419" w:author="Vicki Cornish" w:date="2019-06-12T13:05:00Z"/>
                <w:rFonts w:asciiTheme="minorHAnsi" w:hAnsiTheme="minorHAnsi"/>
              </w:rPr>
              <w:pPrChange w:id="420" w:author="Vicki Cornish" w:date="2019-06-12T13:50:00Z">
                <w:pPr/>
              </w:pPrChange>
            </w:pPr>
            <w:ins w:id="421" w:author="Vicki Cornish" w:date="2019-06-12T13:21:00Z">
              <w:r w:rsidRPr="009D5AD2">
                <w:rPr>
                  <w:rFonts w:asciiTheme="minorHAnsi" w:hAnsiTheme="minorHAnsi"/>
                </w:rPr>
                <w:t xml:space="preserve">Custom XML format that is valid </w:t>
              </w:r>
              <w:proofErr w:type="spellStart"/>
              <w:r w:rsidRPr="009D5AD2">
                <w:rPr>
                  <w:rFonts w:asciiTheme="minorHAnsi" w:hAnsiTheme="minorHAnsi"/>
                </w:rPr>
                <w:t>phyloXML</w:t>
              </w:r>
              <w:proofErr w:type="spellEnd"/>
              <w:r w:rsidRPr="009D5AD2">
                <w:rPr>
                  <w:rFonts w:asciiTheme="minorHAnsi" w:hAnsiTheme="minorHAnsi"/>
                </w:rPr>
                <w:t xml:space="preserve"> with added tags for use in T-BAS</w:t>
              </w:r>
            </w:ins>
          </w:p>
        </w:tc>
      </w:tr>
      <w:tr w:rsidR="004F7249" w14:paraId="3E5B97E0" w14:textId="77777777" w:rsidTr="004F7249">
        <w:trPr>
          <w:ins w:id="422" w:author="Vicki Cornish" w:date="2019-06-12T13:05:00Z"/>
        </w:trPr>
        <w:tc>
          <w:tcPr>
            <w:tcW w:w="4386" w:type="dxa"/>
          </w:tcPr>
          <w:p w14:paraId="525C1294" w14:textId="077B0F65" w:rsidR="00E96852" w:rsidRDefault="00FB3070">
            <w:pPr>
              <w:spacing w:line="240" w:lineRule="auto"/>
              <w:rPr>
                <w:ins w:id="423" w:author="Vicki Cornish" w:date="2019-06-12T13:05:00Z"/>
                <w:rFonts w:asciiTheme="minorHAnsi" w:hAnsiTheme="minorHAnsi"/>
              </w:rPr>
              <w:pPrChange w:id="424" w:author="Vicki Cornish" w:date="2019-06-12T13:50:00Z">
                <w:pPr/>
              </w:pPrChange>
            </w:pPr>
            <w:ins w:id="425" w:author="Vicki Cornish" w:date="2019-06-12T13:08:00Z">
              <w:r w:rsidRPr="00FB3070">
                <w:rPr>
                  <w:rFonts w:asciiTheme="minorHAnsi" w:hAnsiTheme="minorHAnsi"/>
                </w:rPr>
                <w:t>De novo phylogenetic analysis</w:t>
              </w:r>
            </w:ins>
          </w:p>
        </w:tc>
        <w:tc>
          <w:tcPr>
            <w:tcW w:w="5906" w:type="dxa"/>
          </w:tcPr>
          <w:p w14:paraId="3141A4CA" w14:textId="2C0C8CA9" w:rsidR="00E96852" w:rsidRDefault="009D5AD2">
            <w:pPr>
              <w:spacing w:line="240" w:lineRule="auto"/>
              <w:rPr>
                <w:ins w:id="426" w:author="Vicki Cornish" w:date="2019-06-12T13:05:00Z"/>
                <w:rFonts w:asciiTheme="minorHAnsi" w:hAnsiTheme="minorHAnsi"/>
              </w:rPr>
              <w:pPrChange w:id="427" w:author="Vicki Cornish" w:date="2019-06-12T13:50:00Z">
                <w:pPr/>
              </w:pPrChange>
            </w:pPr>
            <w:proofErr w:type="spellStart"/>
            <w:ins w:id="428" w:author="Vicki Cornish" w:date="2019-06-12T13:21:00Z">
              <w:r w:rsidRPr="009D5AD2">
                <w:rPr>
                  <w:rFonts w:asciiTheme="minorHAnsi" w:hAnsiTheme="minorHAnsi"/>
                </w:rPr>
                <w:t>RaxML</w:t>
              </w:r>
              <w:proofErr w:type="spellEnd"/>
              <w:r w:rsidRPr="009D5AD2">
                <w:rPr>
                  <w:rFonts w:asciiTheme="minorHAnsi" w:hAnsiTheme="minorHAnsi"/>
                </w:rPr>
                <w:t xml:space="preserve"> method</w:t>
              </w:r>
            </w:ins>
          </w:p>
        </w:tc>
      </w:tr>
      <w:tr w:rsidR="009D5AD2" w14:paraId="6228E9B4" w14:textId="77777777" w:rsidTr="004F7249">
        <w:tblPrEx>
          <w:tblPrExChange w:id="429" w:author="Vicki Cornish" w:date="2019-06-12T13:27:00Z">
            <w:tblPrEx>
              <w:tblW w:w="10056" w:type="dxa"/>
            </w:tblPrEx>
          </w:tblPrExChange>
        </w:tblPrEx>
        <w:trPr>
          <w:ins w:id="430" w:author="Vicki Cornish" w:date="2019-06-12T13:05:00Z"/>
          <w:trPrChange w:id="431" w:author="Vicki Cornish" w:date="2019-06-12T13:27:00Z">
            <w:trPr>
              <w:gridAfter w:val="0"/>
            </w:trPr>
          </w:trPrChange>
        </w:trPr>
        <w:tc>
          <w:tcPr>
            <w:tcW w:w="4386" w:type="dxa"/>
            <w:tcPrChange w:id="432" w:author="Vicki Cornish" w:date="2019-06-12T13:27:00Z">
              <w:tcPr>
                <w:tcW w:w="4386" w:type="dxa"/>
              </w:tcPr>
            </w:tcPrChange>
          </w:tcPr>
          <w:p w14:paraId="5ADE3295" w14:textId="4BFF0481" w:rsidR="00E96852" w:rsidRDefault="00FB3070">
            <w:pPr>
              <w:spacing w:line="240" w:lineRule="auto"/>
              <w:rPr>
                <w:ins w:id="433" w:author="Vicki Cornish" w:date="2019-06-12T13:05:00Z"/>
                <w:rFonts w:asciiTheme="minorHAnsi" w:hAnsiTheme="minorHAnsi"/>
              </w:rPr>
              <w:pPrChange w:id="434" w:author="Vicki Cornish" w:date="2019-06-12T13:50:00Z">
                <w:pPr/>
              </w:pPrChange>
            </w:pPr>
            <w:ins w:id="435" w:author="Vicki Cornish" w:date="2019-06-12T13:08:00Z">
              <w:r w:rsidRPr="00FB3070">
                <w:rPr>
                  <w:rFonts w:asciiTheme="minorHAnsi" w:hAnsiTheme="minorHAnsi"/>
                </w:rPr>
                <w:t>EPA with likelihood weights</w:t>
              </w:r>
            </w:ins>
          </w:p>
        </w:tc>
        <w:tc>
          <w:tcPr>
            <w:tcW w:w="5906" w:type="dxa"/>
            <w:tcPrChange w:id="436" w:author="Vicki Cornish" w:date="2019-06-12T13:27:00Z">
              <w:tcPr>
                <w:tcW w:w="5670" w:type="dxa"/>
                <w:gridSpan w:val="3"/>
              </w:tcPr>
            </w:tcPrChange>
          </w:tcPr>
          <w:p w14:paraId="19475F8A" w14:textId="2DC80CDE" w:rsidR="00E96852" w:rsidRDefault="009D5AD2">
            <w:pPr>
              <w:spacing w:line="240" w:lineRule="auto"/>
              <w:rPr>
                <w:ins w:id="437" w:author="Vicki Cornish" w:date="2019-06-12T13:05:00Z"/>
                <w:rFonts w:asciiTheme="minorHAnsi" w:hAnsiTheme="minorHAnsi"/>
              </w:rPr>
              <w:pPrChange w:id="438" w:author="Vicki Cornish" w:date="2019-06-12T13:50:00Z">
                <w:pPr/>
              </w:pPrChange>
            </w:pPr>
            <w:proofErr w:type="spellStart"/>
            <w:ins w:id="439" w:author="Vicki Cornish" w:date="2019-06-12T13:21:00Z">
              <w:r w:rsidRPr="009D5AD2">
                <w:rPr>
                  <w:rFonts w:asciiTheme="minorHAnsi" w:hAnsiTheme="minorHAnsi"/>
                </w:rPr>
                <w:t>RaxML</w:t>
              </w:r>
              <w:proofErr w:type="spellEnd"/>
              <w:r w:rsidRPr="009D5AD2">
                <w:rPr>
                  <w:rFonts w:asciiTheme="minorHAnsi" w:hAnsiTheme="minorHAnsi"/>
                </w:rPr>
                <w:t xml:space="preserve"> method that places sequence on edges of existing tree</w:t>
              </w:r>
            </w:ins>
          </w:p>
        </w:tc>
      </w:tr>
      <w:tr w:rsidR="004F7249" w14:paraId="506CE06F" w14:textId="77777777" w:rsidTr="004F7249">
        <w:trPr>
          <w:ins w:id="440" w:author="Vicki Cornish" w:date="2019-06-12T13:05:00Z"/>
        </w:trPr>
        <w:tc>
          <w:tcPr>
            <w:tcW w:w="4386" w:type="dxa"/>
          </w:tcPr>
          <w:p w14:paraId="569A7D8C" w14:textId="44396A6A" w:rsidR="00E96852" w:rsidRDefault="00FB3070">
            <w:pPr>
              <w:spacing w:line="240" w:lineRule="auto"/>
              <w:rPr>
                <w:ins w:id="441" w:author="Vicki Cornish" w:date="2019-06-12T13:05:00Z"/>
                <w:rFonts w:asciiTheme="minorHAnsi" w:hAnsiTheme="minorHAnsi"/>
              </w:rPr>
              <w:pPrChange w:id="442" w:author="Vicki Cornish" w:date="2019-06-12T13:50:00Z">
                <w:pPr/>
              </w:pPrChange>
            </w:pPr>
            <w:ins w:id="443" w:author="Vicki Cornish" w:date="2019-06-12T13:08:00Z">
              <w:r w:rsidRPr="00FB3070">
                <w:rPr>
                  <w:rFonts w:asciiTheme="minorHAnsi" w:hAnsiTheme="minorHAnsi"/>
                </w:rPr>
                <w:t>FASTA</w:t>
              </w:r>
            </w:ins>
          </w:p>
        </w:tc>
        <w:tc>
          <w:tcPr>
            <w:tcW w:w="5906" w:type="dxa"/>
          </w:tcPr>
          <w:p w14:paraId="7FCF57EB" w14:textId="3C3C219D" w:rsidR="00E96852" w:rsidRDefault="009D5AD2">
            <w:pPr>
              <w:spacing w:line="240" w:lineRule="auto"/>
              <w:rPr>
                <w:ins w:id="444" w:author="Vicki Cornish" w:date="2019-06-12T13:05:00Z"/>
                <w:rFonts w:asciiTheme="minorHAnsi" w:hAnsiTheme="minorHAnsi"/>
              </w:rPr>
              <w:pPrChange w:id="445" w:author="Vicki Cornish" w:date="2019-06-12T13:50:00Z">
                <w:pPr/>
              </w:pPrChange>
            </w:pPr>
            <w:ins w:id="446" w:author="Vicki Cornish" w:date="2019-06-12T13:21:00Z">
              <w:r w:rsidRPr="009D5AD2">
                <w:rPr>
                  <w:rFonts w:asciiTheme="minorHAnsi" w:hAnsiTheme="minorHAnsi"/>
                </w:rPr>
                <w:t>A file sequence format for unaligned data</w:t>
              </w:r>
            </w:ins>
          </w:p>
        </w:tc>
      </w:tr>
      <w:tr w:rsidR="009D5AD2" w14:paraId="6CC9423E" w14:textId="77777777" w:rsidTr="004F7249">
        <w:tblPrEx>
          <w:tblPrExChange w:id="447" w:author="Vicki Cornish" w:date="2019-06-12T13:27:00Z">
            <w:tblPrEx>
              <w:tblW w:w="10056" w:type="dxa"/>
            </w:tblPrEx>
          </w:tblPrExChange>
        </w:tblPrEx>
        <w:trPr>
          <w:ins w:id="448" w:author="Vicki Cornish" w:date="2019-06-12T13:09:00Z"/>
          <w:trPrChange w:id="449" w:author="Vicki Cornish" w:date="2019-06-12T13:27:00Z">
            <w:trPr>
              <w:gridAfter w:val="0"/>
            </w:trPr>
          </w:trPrChange>
        </w:trPr>
        <w:tc>
          <w:tcPr>
            <w:tcW w:w="4386" w:type="dxa"/>
            <w:tcPrChange w:id="450" w:author="Vicki Cornish" w:date="2019-06-12T13:27:00Z">
              <w:tcPr>
                <w:tcW w:w="4386" w:type="dxa"/>
              </w:tcPr>
            </w:tcPrChange>
          </w:tcPr>
          <w:p w14:paraId="7E04CBCE" w14:textId="152E0FD2" w:rsidR="00FB3070" w:rsidRPr="00FB3070" w:rsidRDefault="00FB3070">
            <w:pPr>
              <w:spacing w:line="240" w:lineRule="auto"/>
              <w:rPr>
                <w:ins w:id="451" w:author="Vicki Cornish" w:date="2019-06-12T13:09:00Z"/>
                <w:rFonts w:asciiTheme="minorHAnsi" w:hAnsiTheme="minorHAnsi"/>
              </w:rPr>
              <w:pPrChange w:id="452" w:author="Vicki Cornish" w:date="2019-06-12T13:50:00Z">
                <w:pPr/>
              </w:pPrChange>
            </w:pPr>
            <w:ins w:id="453" w:author="Vicki Cornish" w:date="2019-06-12T13:10:00Z">
              <w:r w:rsidRPr="00FB3070">
                <w:rPr>
                  <w:rFonts w:asciiTheme="minorHAnsi" w:hAnsiTheme="minorHAnsi"/>
                </w:rPr>
                <w:t>Genetic distance cutoff</w:t>
              </w:r>
            </w:ins>
          </w:p>
        </w:tc>
        <w:tc>
          <w:tcPr>
            <w:tcW w:w="5906" w:type="dxa"/>
            <w:tcPrChange w:id="454" w:author="Vicki Cornish" w:date="2019-06-12T13:27:00Z">
              <w:tcPr>
                <w:tcW w:w="5670" w:type="dxa"/>
                <w:gridSpan w:val="3"/>
              </w:tcPr>
            </w:tcPrChange>
          </w:tcPr>
          <w:p w14:paraId="190B97BF" w14:textId="1D1F8593" w:rsidR="00FB3070" w:rsidRDefault="009D5AD2">
            <w:pPr>
              <w:spacing w:line="240" w:lineRule="auto"/>
              <w:rPr>
                <w:ins w:id="455" w:author="Vicki Cornish" w:date="2019-06-12T13:09:00Z"/>
                <w:rFonts w:asciiTheme="minorHAnsi" w:hAnsiTheme="minorHAnsi"/>
              </w:rPr>
              <w:pPrChange w:id="456" w:author="Vicki Cornish" w:date="2019-06-12T13:50:00Z">
                <w:pPr/>
              </w:pPrChange>
            </w:pPr>
            <w:ins w:id="457" w:author="Vicki Cornish" w:date="2019-06-12T13:21:00Z">
              <w:r w:rsidRPr="009D5AD2">
                <w:rPr>
                  <w:rFonts w:asciiTheme="minorHAnsi" w:hAnsiTheme="minorHAnsi"/>
                </w:rPr>
                <w:t>Value used by custom algorithm to exclude divergent species from placement</w:t>
              </w:r>
            </w:ins>
          </w:p>
        </w:tc>
      </w:tr>
      <w:tr w:rsidR="004F7249" w14:paraId="3440D991" w14:textId="77777777" w:rsidTr="004F7249">
        <w:trPr>
          <w:ins w:id="458" w:author="Vicki Cornish" w:date="2019-06-12T13:09:00Z"/>
        </w:trPr>
        <w:tc>
          <w:tcPr>
            <w:tcW w:w="4386" w:type="dxa"/>
          </w:tcPr>
          <w:p w14:paraId="0A798C15" w14:textId="55D77B4E" w:rsidR="00FB3070" w:rsidRPr="00FB3070" w:rsidRDefault="00FB3070">
            <w:pPr>
              <w:spacing w:line="240" w:lineRule="auto"/>
              <w:rPr>
                <w:ins w:id="459" w:author="Vicki Cornish" w:date="2019-06-12T13:09:00Z"/>
                <w:rFonts w:asciiTheme="minorHAnsi" w:hAnsiTheme="minorHAnsi"/>
              </w:rPr>
              <w:pPrChange w:id="460" w:author="Vicki Cornish" w:date="2019-06-12T13:50:00Z">
                <w:pPr/>
              </w:pPrChange>
            </w:pPr>
            <w:ins w:id="461" w:author="Vicki Cornish" w:date="2019-06-12T13:10:00Z">
              <w:r w:rsidRPr="00FB3070">
                <w:rPr>
                  <w:rFonts w:asciiTheme="minorHAnsi" w:hAnsiTheme="minorHAnsi"/>
                </w:rPr>
                <w:t>GTRCAT (Rate heterogeneity model)</w:t>
              </w:r>
            </w:ins>
          </w:p>
        </w:tc>
        <w:tc>
          <w:tcPr>
            <w:tcW w:w="5906" w:type="dxa"/>
          </w:tcPr>
          <w:p w14:paraId="73FFB7F3" w14:textId="1F4DA846" w:rsidR="00FB3070" w:rsidRDefault="004627B6">
            <w:pPr>
              <w:spacing w:line="240" w:lineRule="auto"/>
              <w:rPr>
                <w:ins w:id="462" w:author="Vicki Cornish" w:date="2019-06-12T13:09:00Z"/>
                <w:rFonts w:asciiTheme="minorHAnsi" w:hAnsiTheme="minorHAnsi"/>
              </w:rPr>
              <w:pPrChange w:id="463" w:author="Vicki Cornish" w:date="2019-06-12T13:50:00Z">
                <w:pPr/>
              </w:pPrChange>
            </w:pPr>
            <w:ins w:id="464" w:author="Vicki Cornish" w:date="2019-06-12T13:20:00Z">
              <w:r w:rsidRPr="004627B6">
                <w:rPr>
                  <w:rFonts w:asciiTheme="minorHAnsi" w:hAnsiTheme="minorHAnsi"/>
                </w:rPr>
                <w:t>Faster model than GTRGAMMA that uses a different approximation to capture rate heterogeneity across sites</w:t>
              </w:r>
            </w:ins>
          </w:p>
        </w:tc>
      </w:tr>
      <w:tr w:rsidR="009D5AD2" w14:paraId="230D2DC1" w14:textId="77777777" w:rsidTr="004F7249">
        <w:tblPrEx>
          <w:tblPrExChange w:id="465" w:author="Vicki Cornish" w:date="2019-06-12T13:27:00Z">
            <w:tblPrEx>
              <w:tblW w:w="10056" w:type="dxa"/>
            </w:tblPrEx>
          </w:tblPrExChange>
        </w:tblPrEx>
        <w:trPr>
          <w:ins w:id="466" w:author="Vicki Cornish" w:date="2019-06-12T13:09:00Z"/>
          <w:trPrChange w:id="467" w:author="Vicki Cornish" w:date="2019-06-12T13:27:00Z">
            <w:trPr>
              <w:gridAfter w:val="0"/>
            </w:trPr>
          </w:trPrChange>
        </w:trPr>
        <w:tc>
          <w:tcPr>
            <w:tcW w:w="4386" w:type="dxa"/>
            <w:tcPrChange w:id="468" w:author="Vicki Cornish" w:date="2019-06-12T13:27:00Z">
              <w:tcPr>
                <w:tcW w:w="4386" w:type="dxa"/>
              </w:tcPr>
            </w:tcPrChange>
          </w:tcPr>
          <w:p w14:paraId="6AB4FEC3" w14:textId="4B87D9D4" w:rsidR="00FB3070" w:rsidRPr="00FB3070" w:rsidRDefault="00FB3070">
            <w:pPr>
              <w:spacing w:line="240" w:lineRule="auto"/>
              <w:rPr>
                <w:ins w:id="469" w:author="Vicki Cornish" w:date="2019-06-12T13:09:00Z"/>
                <w:rFonts w:asciiTheme="minorHAnsi" w:hAnsiTheme="minorHAnsi"/>
              </w:rPr>
              <w:pPrChange w:id="470" w:author="Vicki Cornish" w:date="2019-06-12T13:50:00Z">
                <w:pPr/>
              </w:pPrChange>
            </w:pPr>
            <w:ins w:id="471" w:author="Vicki Cornish" w:date="2019-06-12T13:10:00Z">
              <w:r w:rsidRPr="00FB3070">
                <w:rPr>
                  <w:rFonts w:asciiTheme="minorHAnsi" w:hAnsiTheme="minorHAnsi"/>
                </w:rPr>
                <w:t>GTRGAMMA (Rate heterogeneity model)</w:t>
              </w:r>
            </w:ins>
          </w:p>
        </w:tc>
        <w:tc>
          <w:tcPr>
            <w:tcW w:w="5906" w:type="dxa"/>
            <w:tcPrChange w:id="472" w:author="Vicki Cornish" w:date="2019-06-12T13:27:00Z">
              <w:tcPr>
                <w:tcW w:w="5670" w:type="dxa"/>
                <w:gridSpan w:val="3"/>
              </w:tcPr>
            </w:tcPrChange>
          </w:tcPr>
          <w:p w14:paraId="3C9E6172" w14:textId="75A7EC5C" w:rsidR="00FB3070" w:rsidRDefault="004627B6">
            <w:pPr>
              <w:spacing w:line="240" w:lineRule="auto"/>
              <w:rPr>
                <w:ins w:id="473" w:author="Vicki Cornish" w:date="2019-06-12T13:09:00Z"/>
                <w:rFonts w:asciiTheme="minorHAnsi" w:hAnsiTheme="minorHAnsi"/>
              </w:rPr>
              <w:pPrChange w:id="474" w:author="Vicki Cornish" w:date="2019-06-12T13:50:00Z">
                <w:pPr/>
              </w:pPrChange>
            </w:pPr>
            <w:ins w:id="475" w:author="Vicki Cornish" w:date="2019-06-12T13:20:00Z">
              <w:r w:rsidRPr="004627B6">
                <w:rPr>
                  <w:rFonts w:asciiTheme="minorHAnsi" w:hAnsiTheme="minorHAnsi"/>
                </w:rPr>
                <w:t>General Time Reversible (GTR) model with Gamma distributed rates across sites</w:t>
              </w:r>
            </w:ins>
          </w:p>
        </w:tc>
      </w:tr>
      <w:tr w:rsidR="004F7249" w14:paraId="178B24EE" w14:textId="77777777" w:rsidTr="004F7249">
        <w:trPr>
          <w:ins w:id="476" w:author="Vicki Cornish" w:date="2019-06-12T13:09:00Z"/>
        </w:trPr>
        <w:tc>
          <w:tcPr>
            <w:tcW w:w="4386" w:type="dxa"/>
          </w:tcPr>
          <w:p w14:paraId="4BA108B3" w14:textId="7153ABD3" w:rsidR="00FB3070" w:rsidRPr="00FB3070" w:rsidRDefault="00FB3070">
            <w:pPr>
              <w:spacing w:line="240" w:lineRule="auto"/>
              <w:rPr>
                <w:ins w:id="477" w:author="Vicki Cornish" w:date="2019-06-12T13:09:00Z"/>
                <w:rFonts w:asciiTheme="minorHAnsi" w:hAnsiTheme="minorHAnsi"/>
              </w:rPr>
              <w:pPrChange w:id="478" w:author="Vicki Cornish" w:date="2019-06-12T13:50:00Z">
                <w:pPr/>
              </w:pPrChange>
            </w:pPr>
            <w:ins w:id="479" w:author="Vicki Cornish" w:date="2019-06-12T13:10:00Z">
              <w:r w:rsidRPr="00FB3070">
                <w:rPr>
                  <w:rFonts w:asciiTheme="minorHAnsi" w:hAnsiTheme="minorHAnsi"/>
                </w:rPr>
                <w:t>ITS</w:t>
              </w:r>
            </w:ins>
          </w:p>
        </w:tc>
        <w:tc>
          <w:tcPr>
            <w:tcW w:w="5906" w:type="dxa"/>
          </w:tcPr>
          <w:p w14:paraId="7BD78EB8" w14:textId="0934D610" w:rsidR="00FB3070" w:rsidRDefault="004627B6">
            <w:pPr>
              <w:spacing w:line="240" w:lineRule="auto"/>
              <w:rPr>
                <w:ins w:id="480" w:author="Vicki Cornish" w:date="2019-06-12T13:09:00Z"/>
                <w:rFonts w:asciiTheme="minorHAnsi" w:hAnsiTheme="minorHAnsi"/>
              </w:rPr>
              <w:pPrChange w:id="481" w:author="Vicki Cornish" w:date="2019-06-12T13:50:00Z">
                <w:pPr/>
              </w:pPrChange>
            </w:pPr>
            <w:ins w:id="482" w:author="Vicki Cornish" w:date="2019-06-12T13:20:00Z">
              <w:r w:rsidRPr="004627B6">
                <w:rPr>
                  <w:rFonts w:asciiTheme="minorHAnsi" w:hAnsiTheme="minorHAnsi"/>
                </w:rPr>
                <w:t>Internal transcribed spacer locus</w:t>
              </w:r>
            </w:ins>
          </w:p>
        </w:tc>
      </w:tr>
      <w:tr w:rsidR="009D5AD2" w14:paraId="3F856543" w14:textId="77777777" w:rsidTr="004F7249">
        <w:tblPrEx>
          <w:tblPrExChange w:id="483" w:author="Vicki Cornish" w:date="2019-06-12T13:27:00Z">
            <w:tblPrEx>
              <w:tblW w:w="10056" w:type="dxa"/>
            </w:tblPrEx>
          </w:tblPrExChange>
        </w:tblPrEx>
        <w:trPr>
          <w:ins w:id="484" w:author="Vicki Cornish" w:date="2019-06-12T13:09:00Z"/>
          <w:trPrChange w:id="485" w:author="Vicki Cornish" w:date="2019-06-12T13:27:00Z">
            <w:trPr>
              <w:gridAfter w:val="0"/>
            </w:trPr>
          </w:trPrChange>
        </w:trPr>
        <w:tc>
          <w:tcPr>
            <w:tcW w:w="4386" w:type="dxa"/>
            <w:tcPrChange w:id="486" w:author="Vicki Cornish" w:date="2019-06-12T13:27:00Z">
              <w:tcPr>
                <w:tcW w:w="4386" w:type="dxa"/>
              </w:tcPr>
            </w:tcPrChange>
          </w:tcPr>
          <w:p w14:paraId="33752DAF" w14:textId="5D682E55" w:rsidR="00FB3070" w:rsidRPr="00FB3070" w:rsidRDefault="00510353">
            <w:pPr>
              <w:spacing w:line="240" w:lineRule="auto"/>
              <w:rPr>
                <w:ins w:id="487" w:author="Vicki Cornish" w:date="2019-06-12T13:09:00Z"/>
                <w:rFonts w:asciiTheme="minorHAnsi" w:hAnsiTheme="minorHAnsi"/>
              </w:rPr>
              <w:pPrChange w:id="488" w:author="Vicki Cornish" w:date="2019-06-12T13:50:00Z">
                <w:pPr/>
              </w:pPrChange>
            </w:pPr>
            <w:ins w:id="489" w:author="Vicki Cornish" w:date="2019-06-12T13:11:00Z">
              <w:r w:rsidRPr="00510353">
                <w:rPr>
                  <w:rFonts w:asciiTheme="minorHAnsi" w:hAnsiTheme="minorHAnsi"/>
                </w:rPr>
                <w:t>Labels: Display Names</w:t>
              </w:r>
            </w:ins>
          </w:p>
        </w:tc>
        <w:tc>
          <w:tcPr>
            <w:tcW w:w="5906" w:type="dxa"/>
            <w:tcPrChange w:id="490" w:author="Vicki Cornish" w:date="2019-06-12T13:27:00Z">
              <w:tcPr>
                <w:tcW w:w="5670" w:type="dxa"/>
                <w:gridSpan w:val="3"/>
              </w:tcPr>
            </w:tcPrChange>
          </w:tcPr>
          <w:p w14:paraId="31666033" w14:textId="328F35F0" w:rsidR="00FB3070" w:rsidRDefault="004627B6">
            <w:pPr>
              <w:spacing w:line="240" w:lineRule="auto"/>
              <w:rPr>
                <w:ins w:id="491" w:author="Vicki Cornish" w:date="2019-06-12T13:09:00Z"/>
                <w:rFonts w:asciiTheme="minorHAnsi" w:hAnsiTheme="minorHAnsi"/>
              </w:rPr>
              <w:pPrChange w:id="492" w:author="Vicki Cornish" w:date="2019-06-12T13:50:00Z">
                <w:pPr/>
              </w:pPrChange>
            </w:pPr>
            <w:ins w:id="493" w:author="Vicki Cornish" w:date="2019-06-12T13:20:00Z">
              <w:r w:rsidRPr="004627B6">
                <w:rPr>
                  <w:rFonts w:asciiTheme="minorHAnsi" w:hAnsiTheme="minorHAnsi"/>
                </w:rPr>
                <w:t>Node-click context menu, display leaf names in selected clade in large trees. Tree with greater than 2000 leaves do not display names for performance reasons.</w:t>
              </w:r>
            </w:ins>
          </w:p>
        </w:tc>
      </w:tr>
      <w:tr w:rsidR="004F7249" w14:paraId="2468562B" w14:textId="77777777" w:rsidTr="004F7249">
        <w:trPr>
          <w:ins w:id="494" w:author="Vicki Cornish" w:date="2019-06-12T13:09:00Z"/>
        </w:trPr>
        <w:tc>
          <w:tcPr>
            <w:tcW w:w="4386" w:type="dxa"/>
          </w:tcPr>
          <w:p w14:paraId="7B8A81EB" w14:textId="32AAD91C" w:rsidR="00FB3070" w:rsidRPr="00FB3070" w:rsidRDefault="00510353">
            <w:pPr>
              <w:spacing w:line="240" w:lineRule="auto"/>
              <w:rPr>
                <w:ins w:id="495" w:author="Vicki Cornish" w:date="2019-06-12T13:09:00Z"/>
                <w:rFonts w:asciiTheme="minorHAnsi" w:hAnsiTheme="minorHAnsi"/>
              </w:rPr>
              <w:pPrChange w:id="496" w:author="Vicki Cornish" w:date="2019-06-12T13:50:00Z">
                <w:pPr/>
              </w:pPrChange>
            </w:pPr>
            <w:ins w:id="497" w:author="Vicki Cornish" w:date="2019-06-12T13:11:00Z">
              <w:r w:rsidRPr="00510353">
                <w:rPr>
                  <w:rFonts w:asciiTheme="minorHAnsi" w:hAnsiTheme="minorHAnsi"/>
                </w:rPr>
                <w:t>Labels: Likelihood Weight</w:t>
              </w:r>
            </w:ins>
          </w:p>
        </w:tc>
        <w:tc>
          <w:tcPr>
            <w:tcW w:w="5906" w:type="dxa"/>
          </w:tcPr>
          <w:p w14:paraId="0BA718A0" w14:textId="1C8B1D58" w:rsidR="00FB3070" w:rsidRDefault="004627B6">
            <w:pPr>
              <w:spacing w:line="240" w:lineRule="auto"/>
              <w:rPr>
                <w:ins w:id="498" w:author="Vicki Cornish" w:date="2019-06-12T13:09:00Z"/>
                <w:rFonts w:asciiTheme="minorHAnsi" w:hAnsiTheme="minorHAnsi"/>
              </w:rPr>
              <w:pPrChange w:id="499" w:author="Vicki Cornish" w:date="2019-06-12T13:50:00Z">
                <w:pPr/>
              </w:pPrChange>
            </w:pPr>
            <w:ins w:id="500" w:author="Vicki Cornish" w:date="2019-06-12T13:19:00Z">
              <w:r w:rsidRPr="004627B6">
                <w:rPr>
                  <w:rFonts w:asciiTheme="minorHAnsi" w:hAnsiTheme="minorHAnsi"/>
                </w:rPr>
                <w:t>Node-click context menu, click on leaf of</w:t>
              </w:r>
              <w:r w:rsidR="003A4C1A">
                <w:rPr>
                  <w:rFonts w:asciiTheme="minorHAnsi" w:hAnsiTheme="minorHAnsi"/>
                </w:rPr>
                <w:t xml:space="preserve"> EPA placement will show all</w:t>
              </w:r>
              <w:r w:rsidRPr="004627B6">
                <w:rPr>
                  <w:rFonts w:asciiTheme="minorHAnsi" w:hAnsiTheme="minorHAnsi"/>
                </w:rPr>
                <w:t xml:space="preserve"> leaves attached to the edge that gives 95% cumulative weight."</w:t>
              </w:r>
            </w:ins>
          </w:p>
        </w:tc>
      </w:tr>
      <w:tr w:rsidR="009D5AD2" w14:paraId="6A1CFDD6" w14:textId="77777777" w:rsidTr="004F7249">
        <w:tblPrEx>
          <w:tblPrExChange w:id="501" w:author="Vicki Cornish" w:date="2019-06-12T13:27:00Z">
            <w:tblPrEx>
              <w:tblW w:w="10056" w:type="dxa"/>
            </w:tblPrEx>
          </w:tblPrExChange>
        </w:tblPrEx>
        <w:trPr>
          <w:ins w:id="502" w:author="Vicki Cornish" w:date="2019-06-12T13:09:00Z"/>
          <w:trPrChange w:id="503" w:author="Vicki Cornish" w:date="2019-06-12T13:27:00Z">
            <w:trPr>
              <w:gridAfter w:val="0"/>
            </w:trPr>
          </w:trPrChange>
        </w:trPr>
        <w:tc>
          <w:tcPr>
            <w:tcW w:w="4386" w:type="dxa"/>
            <w:tcPrChange w:id="504" w:author="Vicki Cornish" w:date="2019-06-12T13:27:00Z">
              <w:tcPr>
                <w:tcW w:w="4386" w:type="dxa"/>
              </w:tcPr>
            </w:tcPrChange>
          </w:tcPr>
          <w:p w14:paraId="51BE7142" w14:textId="0D6D9232" w:rsidR="00FB3070" w:rsidRPr="00FB3070" w:rsidRDefault="00510353">
            <w:pPr>
              <w:spacing w:line="240" w:lineRule="auto"/>
              <w:rPr>
                <w:ins w:id="505" w:author="Vicki Cornish" w:date="2019-06-12T13:09:00Z"/>
                <w:rFonts w:asciiTheme="minorHAnsi" w:hAnsiTheme="minorHAnsi"/>
              </w:rPr>
              <w:pPrChange w:id="506" w:author="Vicki Cornish" w:date="2019-06-12T13:50:00Z">
                <w:pPr/>
              </w:pPrChange>
            </w:pPr>
            <w:ins w:id="507" w:author="Vicki Cornish" w:date="2019-06-12T13:11:00Z">
              <w:r w:rsidRPr="00510353">
                <w:rPr>
                  <w:rFonts w:asciiTheme="minorHAnsi" w:hAnsiTheme="minorHAnsi"/>
                </w:rPr>
                <w:t>Ladderize tree</w:t>
              </w:r>
            </w:ins>
          </w:p>
        </w:tc>
        <w:tc>
          <w:tcPr>
            <w:tcW w:w="5906" w:type="dxa"/>
            <w:tcPrChange w:id="508" w:author="Vicki Cornish" w:date="2019-06-12T13:27:00Z">
              <w:tcPr>
                <w:tcW w:w="5670" w:type="dxa"/>
                <w:gridSpan w:val="3"/>
              </w:tcPr>
            </w:tcPrChange>
          </w:tcPr>
          <w:p w14:paraId="120BCF50" w14:textId="321B8586" w:rsidR="00FB3070" w:rsidRDefault="004627B6">
            <w:pPr>
              <w:spacing w:line="240" w:lineRule="auto"/>
              <w:rPr>
                <w:ins w:id="509" w:author="Vicki Cornish" w:date="2019-06-12T13:09:00Z"/>
                <w:rFonts w:asciiTheme="minorHAnsi" w:hAnsiTheme="minorHAnsi"/>
              </w:rPr>
              <w:pPrChange w:id="510" w:author="Vicki Cornish" w:date="2019-06-12T13:50:00Z">
                <w:pPr/>
              </w:pPrChange>
            </w:pPr>
            <w:ins w:id="511" w:author="Vicki Cornish" w:date="2019-06-12T13:19:00Z">
              <w:r w:rsidRPr="004627B6">
                <w:rPr>
                  <w:rFonts w:asciiTheme="minorHAnsi" w:hAnsiTheme="minorHAnsi"/>
                </w:rPr>
                <w:t>Sort tree leaves from deepest to shallowest or reverse</w:t>
              </w:r>
            </w:ins>
          </w:p>
        </w:tc>
      </w:tr>
      <w:tr w:rsidR="004F7249" w14:paraId="02E17478" w14:textId="77777777" w:rsidTr="004F7249">
        <w:trPr>
          <w:ins w:id="512" w:author="Vicki Cornish" w:date="2019-06-12T13:09:00Z"/>
        </w:trPr>
        <w:tc>
          <w:tcPr>
            <w:tcW w:w="4386" w:type="dxa"/>
          </w:tcPr>
          <w:p w14:paraId="7542E969" w14:textId="7A1C966D" w:rsidR="00FB3070" w:rsidRPr="00FB3070" w:rsidRDefault="00510353">
            <w:pPr>
              <w:spacing w:line="240" w:lineRule="auto"/>
              <w:rPr>
                <w:ins w:id="513" w:author="Vicki Cornish" w:date="2019-06-12T13:09:00Z"/>
                <w:rFonts w:asciiTheme="minorHAnsi" w:hAnsiTheme="minorHAnsi"/>
              </w:rPr>
              <w:pPrChange w:id="514" w:author="Vicki Cornish" w:date="2019-06-12T13:50:00Z">
                <w:pPr/>
              </w:pPrChange>
            </w:pPr>
            <w:ins w:id="515" w:author="Vicki Cornish" w:date="2019-06-12T13:11:00Z">
              <w:r w:rsidRPr="00510353">
                <w:rPr>
                  <w:rFonts w:asciiTheme="minorHAnsi" w:hAnsiTheme="minorHAnsi"/>
                </w:rPr>
                <w:t>Locus (Loci)</w:t>
              </w:r>
            </w:ins>
          </w:p>
        </w:tc>
        <w:tc>
          <w:tcPr>
            <w:tcW w:w="5906" w:type="dxa"/>
          </w:tcPr>
          <w:p w14:paraId="230145DA" w14:textId="202E3F43" w:rsidR="00FB3070" w:rsidRDefault="004627B6">
            <w:pPr>
              <w:spacing w:line="240" w:lineRule="auto"/>
              <w:rPr>
                <w:ins w:id="516" w:author="Vicki Cornish" w:date="2019-06-12T13:09:00Z"/>
                <w:rFonts w:asciiTheme="minorHAnsi" w:hAnsiTheme="minorHAnsi"/>
              </w:rPr>
              <w:pPrChange w:id="517" w:author="Vicki Cornish" w:date="2019-06-12T13:50:00Z">
                <w:pPr/>
              </w:pPrChange>
            </w:pPr>
            <w:ins w:id="518" w:author="Vicki Cornish" w:date="2019-06-12T13:19:00Z">
              <w:r w:rsidRPr="004627B6">
                <w:rPr>
                  <w:rFonts w:asciiTheme="minorHAnsi" w:hAnsiTheme="minorHAnsi"/>
                </w:rPr>
                <w:t>A location on a chromosome</w:t>
              </w:r>
            </w:ins>
          </w:p>
        </w:tc>
      </w:tr>
      <w:tr w:rsidR="009D5AD2" w14:paraId="00FC5DD7" w14:textId="77777777" w:rsidTr="004F7249">
        <w:tblPrEx>
          <w:tblPrExChange w:id="519" w:author="Vicki Cornish" w:date="2019-06-12T13:27:00Z">
            <w:tblPrEx>
              <w:tblW w:w="10056" w:type="dxa"/>
            </w:tblPrEx>
          </w:tblPrExChange>
        </w:tblPrEx>
        <w:trPr>
          <w:ins w:id="520" w:author="Vicki Cornish" w:date="2019-06-12T13:09:00Z"/>
          <w:trPrChange w:id="521" w:author="Vicki Cornish" w:date="2019-06-12T13:27:00Z">
            <w:trPr>
              <w:gridAfter w:val="0"/>
            </w:trPr>
          </w:trPrChange>
        </w:trPr>
        <w:tc>
          <w:tcPr>
            <w:tcW w:w="4386" w:type="dxa"/>
            <w:tcPrChange w:id="522" w:author="Vicki Cornish" w:date="2019-06-12T13:27:00Z">
              <w:tcPr>
                <w:tcW w:w="4386" w:type="dxa"/>
              </w:tcPr>
            </w:tcPrChange>
          </w:tcPr>
          <w:p w14:paraId="71AAEDF0" w14:textId="25032DA4" w:rsidR="00FB3070" w:rsidRPr="00FB3070" w:rsidRDefault="00510353">
            <w:pPr>
              <w:spacing w:line="240" w:lineRule="auto"/>
              <w:rPr>
                <w:ins w:id="523" w:author="Vicki Cornish" w:date="2019-06-12T13:09:00Z"/>
                <w:rFonts w:asciiTheme="minorHAnsi" w:hAnsiTheme="minorHAnsi"/>
              </w:rPr>
              <w:pPrChange w:id="524" w:author="Vicki Cornish" w:date="2019-06-12T13:50:00Z">
                <w:pPr/>
              </w:pPrChange>
            </w:pPr>
            <w:ins w:id="525" w:author="Vicki Cornish" w:date="2019-06-12T13:11:00Z">
              <w:r w:rsidRPr="00510353">
                <w:rPr>
                  <w:rFonts w:asciiTheme="minorHAnsi" w:hAnsiTheme="minorHAnsi"/>
                </w:rPr>
                <w:t>LSU</w:t>
              </w:r>
            </w:ins>
          </w:p>
        </w:tc>
        <w:tc>
          <w:tcPr>
            <w:tcW w:w="5906" w:type="dxa"/>
            <w:tcPrChange w:id="526" w:author="Vicki Cornish" w:date="2019-06-12T13:27:00Z">
              <w:tcPr>
                <w:tcW w:w="5670" w:type="dxa"/>
                <w:gridSpan w:val="3"/>
              </w:tcPr>
            </w:tcPrChange>
          </w:tcPr>
          <w:p w14:paraId="4576FE08" w14:textId="580647F8" w:rsidR="00FB3070" w:rsidRDefault="004627B6">
            <w:pPr>
              <w:spacing w:line="240" w:lineRule="auto"/>
              <w:rPr>
                <w:ins w:id="527" w:author="Vicki Cornish" w:date="2019-06-12T13:09:00Z"/>
                <w:rFonts w:asciiTheme="minorHAnsi" w:hAnsiTheme="minorHAnsi"/>
              </w:rPr>
              <w:pPrChange w:id="528" w:author="Vicki Cornish" w:date="2019-06-12T13:50:00Z">
                <w:pPr/>
              </w:pPrChange>
            </w:pPr>
            <w:ins w:id="529" w:author="Vicki Cornish" w:date="2019-06-12T13:19:00Z">
              <w:r w:rsidRPr="004627B6">
                <w:rPr>
                  <w:rFonts w:asciiTheme="minorHAnsi" w:hAnsiTheme="minorHAnsi"/>
                </w:rPr>
                <w:t>Large subunit locus</w:t>
              </w:r>
            </w:ins>
          </w:p>
        </w:tc>
      </w:tr>
      <w:tr w:rsidR="004F7249" w14:paraId="0B4B7AF5" w14:textId="77777777" w:rsidTr="004F7249">
        <w:trPr>
          <w:ins w:id="530" w:author="Vicki Cornish" w:date="2019-06-12T13:09:00Z"/>
        </w:trPr>
        <w:tc>
          <w:tcPr>
            <w:tcW w:w="4386" w:type="dxa"/>
          </w:tcPr>
          <w:p w14:paraId="6CA8A7EA" w14:textId="4DC70487" w:rsidR="00FB3070" w:rsidRPr="00FB3070" w:rsidRDefault="00510353">
            <w:pPr>
              <w:spacing w:line="240" w:lineRule="auto"/>
              <w:rPr>
                <w:ins w:id="531" w:author="Vicki Cornish" w:date="2019-06-12T13:09:00Z"/>
                <w:rFonts w:asciiTheme="minorHAnsi" w:hAnsiTheme="minorHAnsi"/>
              </w:rPr>
              <w:pPrChange w:id="532" w:author="Vicki Cornish" w:date="2019-06-12T13:50:00Z">
                <w:pPr/>
              </w:pPrChange>
            </w:pPr>
            <w:ins w:id="533" w:author="Vicki Cornish" w:date="2019-06-12T13:11:00Z">
              <w:r w:rsidRPr="00510353">
                <w:rPr>
                  <w:rFonts w:asciiTheme="minorHAnsi" w:hAnsiTheme="minorHAnsi"/>
                </w:rPr>
                <w:lastRenderedPageBreak/>
                <w:t>Metadata: Download</w:t>
              </w:r>
            </w:ins>
          </w:p>
        </w:tc>
        <w:tc>
          <w:tcPr>
            <w:tcW w:w="5906" w:type="dxa"/>
          </w:tcPr>
          <w:p w14:paraId="1D3EBFA9" w14:textId="74421933" w:rsidR="00FB3070" w:rsidRDefault="004627B6">
            <w:pPr>
              <w:spacing w:line="240" w:lineRule="auto"/>
              <w:rPr>
                <w:ins w:id="534" w:author="Vicki Cornish" w:date="2019-06-12T13:09:00Z"/>
                <w:rFonts w:asciiTheme="minorHAnsi" w:hAnsiTheme="minorHAnsi"/>
              </w:rPr>
              <w:pPrChange w:id="535" w:author="Vicki Cornish" w:date="2019-06-12T13:50:00Z">
                <w:pPr/>
              </w:pPrChange>
            </w:pPr>
            <w:ins w:id="536" w:author="Vicki Cornish" w:date="2019-06-12T13:19:00Z">
              <w:r w:rsidRPr="004627B6">
                <w:rPr>
                  <w:rFonts w:asciiTheme="minorHAnsi" w:hAnsiTheme="minorHAnsi"/>
                </w:rPr>
                <w:t>Node-click context menu, download data of selected according to selections in format and sequence</w:t>
              </w:r>
            </w:ins>
          </w:p>
        </w:tc>
      </w:tr>
      <w:tr w:rsidR="009D5AD2" w14:paraId="2020F330" w14:textId="77777777" w:rsidTr="004F7249">
        <w:tblPrEx>
          <w:tblPrExChange w:id="537" w:author="Vicki Cornish" w:date="2019-06-12T13:27:00Z">
            <w:tblPrEx>
              <w:tblW w:w="10056" w:type="dxa"/>
            </w:tblPrEx>
          </w:tblPrExChange>
        </w:tblPrEx>
        <w:trPr>
          <w:ins w:id="538" w:author="Vicki Cornish" w:date="2019-06-12T13:09:00Z"/>
          <w:trPrChange w:id="539" w:author="Vicki Cornish" w:date="2019-06-12T13:27:00Z">
            <w:trPr>
              <w:gridAfter w:val="0"/>
            </w:trPr>
          </w:trPrChange>
        </w:trPr>
        <w:tc>
          <w:tcPr>
            <w:tcW w:w="4386" w:type="dxa"/>
            <w:tcPrChange w:id="540" w:author="Vicki Cornish" w:date="2019-06-12T13:27:00Z">
              <w:tcPr>
                <w:tcW w:w="4386" w:type="dxa"/>
              </w:tcPr>
            </w:tcPrChange>
          </w:tcPr>
          <w:p w14:paraId="69B8C432" w14:textId="3A72B671" w:rsidR="00FB3070" w:rsidRPr="00FB3070" w:rsidRDefault="00510353">
            <w:pPr>
              <w:spacing w:line="240" w:lineRule="auto"/>
              <w:rPr>
                <w:ins w:id="541" w:author="Vicki Cornish" w:date="2019-06-12T13:09:00Z"/>
                <w:rFonts w:asciiTheme="minorHAnsi" w:hAnsiTheme="minorHAnsi"/>
              </w:rPr>
              <w:pPrChange w:id="542" w:author="Vicki Cornish" w:date="2019-06-12T13:50:00Z">
                <w:pPr/>
              </w:pPrChange>
            </w:pPr>
            <w:ins w:id="543" w:author="Vicki Cornish" w:date="2019-06-12T13:11:00Z">
              <w:r w:rsidRPr="00510353">
                <w:rPr>
                  <w:rFonts w:asciiTheme="minorHAnsi" w:hAnsiTheme="minorHAnsi"/>
                </w:rPr>
                <w:t>Metadata: View</w:t>
              </w:r>
            </w:ins>
          </w:p>
        </w:tc>
        <w:tc>
          <w:tcPr>
            <w:tcW w:w="5906" w:type="dxa"/>
            <w:tcPrChange w:id="544" w:author="Vicki Cornish" w:date="2019-06-12T13:27:00Z">
              <w:tcPr>
                <w:tcW w:w="5670" w:type="dxa"/>
                <w:gridSpan w:val="3"/>
              </w:tcPr>
            </w:tcPrChange>
          </w:tcPr>
          <w:p w14:paraId="704B9F08" w14:textId="4C818A8F" w:rsidR="00FB3070" w:rsidRDefault="004627B6">
            <w:pPr>
              <w:spacing w:line="240" w:lineRule="auto"/>
              <w:rPr>
                <w:ins w:id="545" w:author="Vicki Cornish" w:date="2019-06-12T13:09:00Z"/>
                <w:rFonts w:asciiTheme="minorHAnsi" w:hAnsiTheme="minorHAnsi"/>
              </w:rPr>
              <w:pPrChange w:id="546" w:author="Vicki Cornish" w:date="2019-06-12T13:50:00Z">
                <w:pPr/>
              </w:pPrChange>
            </w:pPr>
            <w:ins w:id="547" w:author="Vicki Cornish" w:date="2019-06-12T13:19:00Z">
              <w:r w:rsidRPr="004627B6">
                <w:rPr>
                  <w:rFonts w:asciiTheme="minorHAnsi" w:hAnsiTheme="minorHAnsi"/>
                </w:rPr>
                <w:t>Node-click context menu, view data of selected according to selections in format and sequence in pop-up window</w:t>
              </w:r>
            </w:ins>
          </w:p>
        </w:tc>
      </w:tr>
      <w:tr w:rsidR="004F7249" w14:paraId="5F8BB23D" w14:textId="77777777" w:rsidTr="004F7249">
        <w:trPr>
          <w:ins w:id="548" w:author="Vicki Cornish" w:date="2019-06-12T13:09:00Z"/>
        </w:trPr>
        <w:tc>
          <w:tcPr>
            <w:tcW w:w="4386" w:type="dxa"/>
          </w:tcPr>
          <w:p w14:paraId="2B1E46E4" w14:textId="343984F9" w:rsidR="00FB3070" w:rsidRPr="00FB3070" w:rsidRDefault="004F7249">
            <w:pPr>
              <w:spacing w:line="240" w:lineRule="auto"/>
              <w:rPr>
                <w:ins w:id="549" w:author="Vicki Cornish" w:date="2019-06-12T13:09:00Z"/>
                <w:rFonts w:asciiTheme="minorHAnsi" w:hAnsiTheme="minorHAnsi"/>
              </w:rPr>
              <w:pPrChange w:id="550" w:author="Vicki Cornish" w:date="2019-06-12T13:50:00Z">
                <w:pPr/>
              </w:pPrChange>
            </w:pPr>
            <w:proofErr w:type="spellStart"/>
            <w:ins w:id="551" w:author="Vicki Cornish" w:date="2019-06-12T13:11:00Z">
              <w:r>
                <w:rPr>
                  <w:rFonts w:asciiTheme="minorHAnsi" w:hAnsiTheme="minorHAnsi"/>
                </w:rPr>
                <w:t>M</w:t>
              </w:r>
              <w:r w:rsidR="00510353" w:rsidRPr="00510353">
                <w:rPr>
                  <w:rFonts w:asciiTheme="minorHAnsi" w:hAnsiTheme="minorHAnsi"/>
                </w:rPr>
                <w:t>ultifurcating</w:t>
              </w:r>
              <w:proofErr w:type="spellEnd"/>
              <w:r w:rsidR="00510353" w:rsidRPr="00510353">
                <w:rPr>
                  <w:rFonts w:asciiTheme="minorHAnsi" w:hAnsiTheme="minorHAnsi"/>
                </w:rPr>
                <w:t xml:space="preserve"> tree</w:t>
              </w:r>
            </w:ins>
          </w:p>
        </w:tc>
        <w:tc>
          <w:tcPr>
            <w:tcW w:w="5906" w:type="dxa"/>
          </w:tcPr>
          <w:p w14:paraId="4392531F" w14:textId="76DA4F40" w:rsidR="00FB3070" w:rsidRDefault="004627B6">
            <w:pPr>
              <w:spacing w:line="240" w:lineRule="auto"/>
              <w:rPr>
                <w:ins w:id="552" w:author="Vicki Cornish" w:date="2019-06-12T13:09:00Z"/>
                <w:rFonts w:asciiTheme="minorHAnsi" w:hAnsiTheme="minorHAnsi"/>
              </w:rPr>
              <w:pPrChange w:id="553" w:author="Vicki Cornish" w:date="2019-06-12T13:50:00Z">
                <w:pPr/>
              </w:pPrChange>
            </w:pPr>
            <w:ins w:id="554" w:author="Vicki Cornish" w:date="2019-06-12T13:18:00Z">
              <w:r w:rsidRPr="004627B6">
                <w:rPr>
                  <w:rFonts w:asciiTheme="minorHAnsi" w:hAnsiTheme="minorHAnsi"/>
                </w:rPr>
                <w:t>Tree where each node can have multiple children</w:t>
              </w:r>
            </w:ins>
          </w:p>
        </w:tc>
      </w:tr>
      <w:tr w:rsidR="009D5AD2" w14:paraId="03648AF6" w14:textId="77777777" w:rsidTr="004F7249">
        <w:tblPrEx>
          <w:tblPrExChange w:id="555" w:author="Vicki Cornish" w:date="2019-06-12T13:27:00Z">
            <w:tblPrEx>
              <w:tblW w:w="10056" w:type="dxa"/>
            </w:tblPrEx>
          </w:tblPrExChange>
        </w:tblPrEx>
        <w:trPr>
          <w:ins w:id="556" w:author="Vicki Cornish" w:date="2019-06-12T13:09:00Z"/>
          <w:trPrChange w:id="557" w:author="Vicki Cornish" w:date="2019-06-12T13:27:00Z">
            <w:trPr>
              <w:gridAfter w:val="0"/>
            </w:trPr>
          </w:trPrChange>
        </w:trPr>
        <w:tc>
          <w:tcPr>
            <w:tcW w:w="4386" w:type="dxa"/>
            <w:tcPrChange w:id="558" w:author="Vicki Cornish" w:date="2019-06-12T13:27:00Z">
              <w:tcPr>
                <w:tcW w:w="4386" w:type="dxa"/>
              </w:tcPr>
            </w:tcPrChange>
          </w:tcPr>
          <w:p w14:paraId="0D41B02B" w14:textId="044445E2" w:rsidR="00FB3070" w:rsidRPr="00FB3070" w:rsidRDefault="00510353">
            <w:pPr>
              <w:spacing w:line="240" w:lineRule="auto"/>
              <w:rPr>
                <w:ins w:id="559" w:author="Vicki Cornish" w:date="2019-06-12T13:09:00Z"/>
                <w:rFonts w:asciiTheme="minorHAnsi" w:hAnsiTheme="minorHAnsi"/>
              </w:rPr>
              <w:pPrChange w:id="560" w:author="Vicki Cornish" w:date="2019-06-12T13:50:00Z">
                <w:pPr/>
              </w:pPrChange>
            </w:pPr>
            <w:ins w:id="561" w:author="Vicki Cornish" w:date="2019-06-12T13:12:00Z">
              <w:r w:rsidRPr="00510353">
                <w:rPr>
                  <w:rFonts w:asciiTheme="minorHAnsi" w:hAnsiTheme="minorHAnsi"/>
                </w:rPr>
                <w:t>NEWICK</w:t>
              </w:r>
            </w:ins>
          </w:p>
        </w:tc>
        <w:tc>
          <w:tcPr>
            <w:tcW w:w="5906" w:type="dxa"/>
            <w:tcPrChange w:id="562" w:author="Vicki Cornish" w:date="2019-06-12T13:27:00Z">
              <w:tcPr>
                <w:tcW w:w="5670" w:type="dxa"/>
                <w:gridSpan w:val="3"/>
              </w:tcPr>
            </w:tcPrChange>
          </w:tcPr>
          <w:p w14:paraId="2C102B94" w14:textId="0FD0D570" w:rsidR="00FB3070" w:rsidRDefault="003A4C1A">
            <w:pPr>
              <w:spacing w:line="240" w:lineRule="auto"/>
              <w:rPr>
                <w:ins w:id="563" w:author="Vicki Cornish" w:date="2019-06-12T13:09:00Z"/>
                <w:rFonts w:asciiTheme="minorHAnsi" w:hAnsiTheme="minorHAnsi"/>
              </w:rPr>
              <w:pPrChange w:id="564" w:author="Vicki Cornish" w:date="2019-06-12T13:50:00Z">
                <w:pPr/>
              </w:pPrChange>
            </w:pPr>
            <w:ins w:id="565" w:author="Vicki Cornish" w:date="2019-06-12T13:18:00Z">
              <w:r>
                <w:rPr>
                  <w:rFonts w:asciiTheme="minorHAnsi" w:hAnsiTheme="minorHAnsi"/>
                </w:rPr>
                <w:t xml:space="preserve">A standard for representing </w:t>
              </w:r>
              <w:r w:rsidR="004627B6" w:rsidRPr="004627B6">
                <w:rPr>
                  <w:rFonts w:asciiTheme="minorHAnsi" w:hAnsiTheme="minorHAnsi"/>
                </w:rPr>
                <w:t>trees</w:t>
              </w:r>
            </w:ins>
          </w:p>
        </w:tc>
      </w:tr>
      <w:tr w:rsidR="004F7249" w14:paraId="5E0EF9CE" w14:textId="77777777" w:rsidTr="004F7249">
        <w:trPr>
          <w:ins w:id="566" w:author="Vicki Cornish" w:date="2019-06-12T13:09:00Z"/>
        </w:trPr>
        <w:tc>
          <w:tcPr>
            <w:tcW w:w="4386" w:type="dxa"/>
          </w:tcPr>
          <w:p w14:paraId="4333A9B4" w14:textId="5C8E783F" w:rsidR="00FB3070" w:rsidRPr="00FB3070" w:rsidRDefault="00510353">
            <w:pPr>
              <w:spacing w:line="240" w:lineRule="auto"/>
              <w:rPr>
                <w:ins w:id="567" w:author="Vicki Cornish" w:date="2019-06-12T13:09:00Z"/>
                <w:rFonts w:asciiTheme="minorHAnsi" w:hAnsiTheme="minorHAnsi"/>
              </w:rPr>
              <w:pPrChange w:id="568" w:author="Vicki Cornish" w:date="2019-06-12T13:50:00Z">
                <w:pPr/>
              </w:pPrChange>
            </w:pPr>
            <w:ins w:id="569" w:author="Vicki Cornish" w:date="2019-06-12T13:12:00Z">
              <w:r w:rsidRPr="00510353">
                <w:rPr>
                  <w:rFonts w:asciiTheme="minorHAnsi" w:hAnsiTheme="minorHAnsi"/>
                </w:rPr>
                <w:t>NEXUS</w:t>
              </w:r>
            </w:ins>
          </w:p>
        </w:tc>
        <w:tc>
          <w:tcPr>
            <w:tcW w:w="5906" w:type="dxa"/>
          </w:tcPr>
          <w:p w14:paraId="300229EB" w14:textId="68A7ECC6" w:rsidR="00FB3070" w:rsidRDefault="004627B6">
            <w:pPr>
              <w:spacing w:line="240" w:lineRule="auto"/>
              <w:rPr>
                <w:ins w:id="570" w:author="Vicki Cornish" w:date="2019-06-12T13:09:00Z"/>
                <w:rFonts w:asciiTheme="minorHAnsi" w:hAnsiTheme="minorHAnsi"/>
              </w:rPr>
              <w:pPrChange w:id="571" w:author="Vicki Cornish" w:date="2019-06-12T13:50:00Z">
                <w:pPr/>
              </w:pPrChange>
            </w:pPr>
            <w:ins w:id="572" w:author="Vicki Cornish" w:date="2019-06-12T13:18:00Z">
              <w:r w:rsidRPr="004627B6">
                <w:rPr>
                  <w:rFonts w:asciiTheme="minorHAnsi" w:hAnsiTheme="minorHAnsi"/>
                </w:rPr>
                <w:t>A file format with multiple uses, can contain trees and alignments</w:t>
              </w:r>
            </w:ins>
          </w:p>
        </w:tc>
      </w:tr>
      <w:tr w:rsidR="009D5AD2" w14:paraId="71A34476" w14:textId="77777777" w:rsidTr="004F7249">
        <w:tblPrEx>
          <w:tblPrExChange w:id="573" w:author="Vicki Cornish" w:date="2019-06-12T13:27:00Z">
            <w:tblPrEx>
              <w:tblW w:w="10056" w:type="dxa"/>
            </w:tblPrEx>
          </w:tblPrExChange>
        </w:tblPrEx>
        <w:trPr>
          <w:ins w:id="574" w:author="Vicki Cornish" w:date="2019-06-12T13:09:00Z"/>
          <w:trPrChange w:id="575" w:author="Vicki Cornish" w:date="2019-06-12T13:27:00Z">
            <w:trPr>
              <w:gridAfter w:val="0"/>
            </w:trPr>
          </w:trPrChange>
        </w:trPr>
        <w:tc>
          <w:tcPr>
            <w:tcW w:w="4386" w:type="dxa"/>
            <w:tcPrChange w:id="576" w:author="Vicki Cornish" w:date="2019-06-12T13:27:00Z">
              <w:tcPr>
                <w:tcW w:w="4386" w:type="dxa"/>
              </w:tcPr>
            </w:tcPrChange>
          </w:tcPr>
          <w:p w14:paraId="7F924114" w14:textId="491E93BC" w:rsidR="00FB3070" w:rsidRPr="00FB3070" w:rsidRDefault="00510353">
            <w:pPr>
              <w:spacing w:line="240" w:lineRule="auto"/>
              <w:rPr>
                <w:ins w:id="577" w:author="Vicki Cornish" w:date="2019-06-12T13:09:00Z"/>
                <w:rFonts w:asciiTheme="minorHAnsi" w:hAnsiTheme="minorHAnsi"/>
              </w:rPr>
              <w:pPrChange w:id="578" w:author="Vicki Cornish" w:date="2019-06-12T13:50:00Z">
                <w:pPr/>
              </w:pPrChange>
            </w:pPr>
            <w:ins w:id="579" w:author="Vicki Cornish" w:date="2019-06-12T13:12:00Z">
              <w:r w:rsidRPr="00510353">
                <w:rPr>
                  <w:rFonts w:asciiTheme="minorHAnsi" w:hAnsiTheme="minorHAnsi"/>
                </w:rPr>
                <w:t>OTUs</w:t>
              </w:r>
            </w:ins>
          </w:p>
        </w:tc>
        <w:tc>
          <w:tcPr>
            <w:tcW w:w="5906" w:type="dxa"/>
            <w:tcPrChange w:id="580" w:author="Vicki Cornish" w:date="2019-06-12T13:27:00Z">
              <w:tcPr>
                <w:tcW w:w="5670" w:type="dxa"/>
                <w:gridSpan w:val="3"/>
              </w:tcPr>
            </w:tcPrChange>
          </w:tcPr>
          <w:p w14:paraId="28D79607" w14:textId="37FF5485" w:rsidR="00FB3070" w:rsidRDefault="004627B6">
            <w:pPr>
              <w:spacing w:line="240" w:lineRule="auto"/>
              <w:rPr>
                <w:ins w:id="581" w:author="Vicki Cornish" w:date="2019-06-12T13:09:00Z"/>
                <w:rFonts w:asciiTheme="minorHAnsi" w:hAnsiTheme="minorHAnsi"/>
              </w:rPr>
              <w:pPrChange w:id="582" w:author="Vicki Cornish" w:date="2019-06-12T13:50:00Z">
                <w:pPr/>
              </w:pPrChange>
            </w:pPr>
            <w:ins w:id="583" w:author="Vicki Cornish" w:date="2019-06-12T13:18:00Z">
              <w:r w:rsidRPr="004627B6">
                <w:rPr>
                  <w:rFonts w:asciiTheme="minorHAnsi" w:hAnsiTheme="minorHAnsi"/>
                </w:rPr>
                <w:t>A grouping of sequen</w:t>
              </w:r>
              <w:r w:rsidR="003A4C1A">
                <w:rPr>
                  <w:rFonts w:asciiTheme="minorHAnsi" w:hAnsiTheme="minorHAnsi"/>
                </w:rPr>
                <w:t xml:space="preserve">ces into percent similarity by </w:t>
              </w:r>
              <w:r w:rsidRPr="004627B6">
                <w:rPr>
                  <w:rFonts w:asciiTheme="minorHAnsi" w:hAnsiTheme="minorHAnsi"/>
                </w:rPr>
                <w:t>the program QIIME</w:t>
              </w:r>
            </w:ins>
          </w:p>
        </w:tc>
      </w:tr>
      <w:tr w:rsidR="004F7249" w14:paraId="0C934B24" w14:textId="77777777" w:rsidTr="004F7249">
        <w:trPr>
          <w:ins w:id="584" w:author="Vicki Cornish" w:date="2019-06-12T13:09:00Z"/>
        </w:trPr>
        <w:tc>
          <w:tcPr>
            <w:tcW w:w="4386" w:type="dxa"/>
          </w:tcPr>
          <w:p w14:paraId="1F864C5E" w14:textId="5DC06E1B" w:rsidR="00FB3070" w:rsidRPr="00FB3070" w:rsidRDefault="004F7249">
            <w:pPr>
              <w:spacing w:line="240" w:lineRule="auto"/>
              <w:rPr>
                <w:ins w:id="585" w:author="Vicki Cornish" w:date="2019-06-12T13:09:00Z"/>
                <w:rFonts w:asciiTheme="minorHAnsi" w:hAnsiTheme="minorHAnsi"/>
              </w:rPr>
              <w:pPrChange w:id="586" w:author="Vicki Cornish" w:date="2019-06-12T13:50:00Z">
                <w:pPr/>
              </w:pPrChange>
            </w:pPr>
            <w:ins w:id="587" w:author="Vicki Cornish" w:date="2019-06-12T13:12:00Z">
              <w:r>
                <w:rPr>
                  <w:rFonts w:asciiTheme="minorHAnsi" w:hAnsiTheme="minorHAnsi"/>
                </w:rPr>
                <w:t>O</w:t>
              </w:r>
              <w:r w:rsidR="00510353" w:rsidRPr="00510353">
                <w:rPr>
                  <w:rFonts w:asciiTheme="minorHAnsi" w:hAnsiTheme="minorHAnsi"/>
                </w:rPr>
                <w:t>utgroup</w:t>
              </w:r>
            </w:ins>
          </w:p>
        </w:tc>
        <w:tc>
          <w:tcPr>
            <w:tcW w:w="5906" w:type="dxa"/>
          </w:tcPr>
          <w:p w14:paraId="7E2C8265" w14:textId="027E7B62" w:rsidR="00FB3070" w:rsidRDefault="004627B6">
            <w:pPr>
              <w:spacing w:line="240" w:lineRule="auto"/>
              <w:rPr>
                <w:ins w:id="588" w:author="Vicki Cornish" w:date="2019-06-12T13:09:00Z"/>
                <w:rFonts w:asciiTheme="minorHAnsi" w:hAnsiTheme="minorHAnsi"/>
              </w:rPr>
              <w:pPrChange w:id="589" w:author="Vicki Cornish" w:date="2019-06-12T13:50:00Z">
                <w:pPr/>
              </w:pPrChange>
            </w:pPr>
            <w:ins w:id="590" w:author="Vicki Cornish" w:date="2019-06-12T13:18:00Z">
              <w:r w:rsidRPr="004627B6">
                <w:rPr>
                  <w:rFonts w:asciiTheme="minorHAnsi" w:hAnsiTheme="minorHAnsi"/>
                </w:rPr>
                <w:t>Leaves of a tree placed in a distinct clade, used to root tree</w:t>
              </w:r>
            </w:ins>
          </w:p>
        </w:tc>
      </w:tr>
      <w:tr w:rsidR="009D5AD2" w14:paraId="093CDEEC" w14:textId="77777777" w:rsidTr="004F7249">
        <w:tblPrEx>
          <w:tblPrExChange w:id="591" w:author="Vicki Cornish" w:date="2019-06-12T13:27:00Z">
            <w:tblPrEx>
              <w:tblW w:w="10056" w:type="dxa"/>
            </w:tblPrEx>
          </w:tblPrExChange>
        </w:tblPrEx>
        <w:trPr>
          <w:ins w:id="592" w:author="Vicki Cornish" w:date="2019-06-12T13:10:00Z"/>
          <w:trPrChange w:id="593" w:author="Vicki Cornish" w:date="2019-06-12T13:27:00Z">
            <w:trPr>
              <w:gridAfter w:val="0"/>
            </w:trPr>
          </w:trPrChange>
        </w:trPr>
        <w:tc>
          <w:tcPr>
            <w:tcW w:w="4386" w:type="dxa"/>
            <w:tcPrChange w:id="594" w:author="Vicki Cornish" w:date="2019-06-12T13:27:00Z">
              <w:tcPr>
                <w:tcW w:w="4386" w:type="dxa"/>
              </w:tcPr>
            </w:tcPrChange>
          </w:tcPr>
          <w:p w14:paraId="514687CC" w14:textId="6488787C" w:rsidR="00FB3070" w:rsidRPr="00FB3070" w:rsidRDefault="00510353">
            <w:pPr>
              <w:spacing w:line="240" w:lineRule="auto"/>
              <w:rPr>
                <w:ins w:id="595" w:author="Vicki Cornish" w:date="2019-06-12T13:10:00Z"/>
                <w:rFonts w:asciiTheme="minorHAnsi" w:hAnsiTheme="minorHAnsi"/>
              </w:rPr>
              <w:pPrChange w:id="596" w:author="Vicki Cornish" w:date="2019-06-12T13:50:00Z">
                <w:pPr/>
              </w:pPrChange>
            </w:pPr>
            <w:ins w:id="597" w:author="Vicki Cornish" w:date="2019-06-12T13:12:00Z">
              <w:r w:rsidRPr="00510353">
                <w:rPr>
                  <w:rFonts w:asciiTheme="minorHAnsi" w:hAnsiTheme="minorHAnsi"/>
                </w:rPr>
                <w:t>PHYLIP</w:t>
              </w:r>
            </w:ins>
          </w:p>
        </w:tc>
        <w:tc>
          <w:tcPr>
            <w:tcW w:w="5906" w:type="dxa"/>
            <w:tcPrChange w:id="598" w:author="Vicki Cornish" w:date="2019-06-12T13:27:00Z">
              <w:tcPr>
                <w:tcW w:w="5670" w:type="dxa"/>
                <w:gridSpan w:val="3"/>
              </w:tcPr>
            </w:tcPrChange>
          </w:tcPr>
          <w:p w14:paraId="19D4869C" w14:textId="7CE5BFFB" w:rsidR="00FB3070" w:rsidRDefault="004627B6">
            <w:pPr>
              <w:spacing w:line="240" w:lineRule="auto"/>
              <w:rPr>
                <w:ins w:id="599" w:author="Vicki Cornish" w:date="2019-06-12T13:10:00Z"/>
                <w:rFonts w:asciiTheme="minorHAnsi" w:hAnsiTheme="minorHAnsi"/>
              </w:rPr>
              <w:pPrChange w:id="600" w:author="Vicki Cornish" w:date="2019-06-12T13:50:00Z">
                <w:pPr/>
              </w:pPrChange>
            </w:pPr>
            <w:ins w:id="601" w:author="Vicki Cornish" w:date="2019-06-12T13:18:00Z">
              <w:r w:rsidRPr="004627B6">
                <w:rPr>
                  <w:rFonts w:asciiTheme="minorHAnsi" w:hAnsiTheme="minorHAnsi"/>
                </w:rPr>
                <w:t>A file format for aligned sequence data</w:t>
              </w:r>
            </w:ins>
          </w:p>
        </w:tc>
      </w:tr>
      <w:tr w:rsidR="004F7249" w14:paraId="3BD50448" w14:textId="77777777" w:rsidTr="004F7249">
        <w:trPr>
          <w:ins w:id="602" w:author="Vicki Cornish" w:date="2019-06-12T13:10:00Z"/>
        </w:trPr>
        <w:tc>
          <w:tcPr>
            <w:tcW w:w="4386" w:type="dxa"/>
          </w:tcPr>
          <w:p w14:paraId="7F40CBD0" w14:textId="32C11366" w:rsidR="00FB3070" w:rsidRPr="00FB3070" w:rsidRDefault="004F7249">
            <w:pPr>
              <w:spacing w:line="240" w:lineRule="auto"/>
              <w:rPr>
                <w:ins w:id="603" w:author="Vicki Cornish" w:date="2019-06-12T13:10:00Z"/>
                <w:rFonts w:asciiTheme="minorHAnsi" w:hAnsiTheme="minorHAnsi"/>
              </w:rPr>
              <w:pPrChange w:id="604" w:author="Vicki Cornish" w:date="2019-06-12T13:50:00Z">
                <w:pPr/>
              </w:pPrChange>
            </w:pPr>
            <w:ins w:id="605" w:author="Vicki Cornish" w:date="2019-06-12T13:12:00Z">
              <w:r>
                <w:rPr>
                  <w:rFonts w:asciiTheme="minorHAnsi" w:hAnsiTheme="minorHAnsi"/>
                </w:rPr>
                <w:t>P</w:t>
              </w:r>
              <w:r w:rsidR="00510353" w:rsidRPr="00510353">
                <w:rPr>
                  <w:rFonts w:asciiTheme="minorHAnsi" w:hAnsiTheme="minorHAnsi"/>
                </w:rPr>
                <w:t>hyloXML</w:t>
              </w:r>
            </w:ins>
          </w:p>
        </w:tc>
        <w:tc>
          <w:tcPr>
            <w:tcW w:w="5906" w:type="dxa"/>
          </w:tcPr>
          <w:p w14:paraId="73D7E0B9" w14:textId="06A440FC" w:rsidR="00FB3070" w:rsidRDefault="004627B6">
            <w:pPr>
              <w:spacing w:line="240" w:lineRule="auto"/>
              <w:rPr>
                <w:ins w:id="606" w:author="Vicki Cornish" w:date="2019-06-12T13:10:00Z"/>
                <w:rFonts w:asciiTheme="minorHAnsi" w:hAnsiTheme="minorHAnsi"/>
              </w:rPr>
              <w:pPrChange w:id="607" w:author="Vicki Cornish" w:date="2019-06-12T13:50:00Z">
                <w:pPr/>
              </w:pPrChange>
            </w:pPr>
            <w:ins w:id="608" w:author="Vicki Cornish" w:date="2019-06-12T13:18:00Z">
              <w:r w:rsidRPr="004627B6">
                <w:rPr>
                  <w:rFonts w:asciiTheme="minorHAnsi" w:hAnsiTheme="minorHAnsi"/>
                </w:rPr>
                <w:t>XML language designed to describe phylogenetic trees (or networks) and associated data</w:t>
              </w:r>
            </w:ins>
          </w:p>
        </w:tc>
      </w:tr>
      <w:tr w:rsidR="009D5AD2" w14:paraId="26F1D35D" w14:textId="77777777" w:rsidTr="004F7249">
        <w:tblPrEx>
          <w:tblPrExChange w:id="609" w:author="Vicki Cornish" w:date="2019-06-12T13:27:00Z">
            <w:tblPrEx>
              <w:tblW w:w="10056" w:type="dxa"/>
            </w:tblPrEx>
          </w:tblPrExChange>
        </w:tblPrEx>
        <w:trPr>
          <w:ins w:id="610" w:author="Vicki Cornish" w:date="2019-06-12T13:10:00Z"/>
          <w:trPrChange w:id="611" w:author="Vicki Cornish" w:date="2019-06-12T13:27:00Z">
            <w:trPr>
              <w:gridAfter w:val="0"/>
            </w:trPr>
          </w:trPrChange>
        </w:trPr>
        <w:tc>
          <w:tcPr>
            <w:tcW w:w="4386" w:type="dxa"/>
            <w:tcPrChange w:id="612" w:author="Vicki Cornish" w:date="2019-06-12T13:27:00Z">
              <w:tcPr>
                <w:tcW w:w="4386" w:type="dxa"/>
              </w:tcPr>
            </w:tcPrChange>
          </w:tcPr>
          <w:p w14:paraId="7612075C" w14:textId="31661B22" w:rsidR="00FB3070" w:rsidRPr="00FB3070" w:rsidRDefault="004F7249">
            <w:pPr>
              <w:spacing w:line="240" w:lineRule="auto"/>
              <w:rPr>
                <w:ins w:id="613" w:author="Vicki Cornish" w:date="2019-06-12T13:10:00Z"/>
                <w:rFonts w:asciiTheme="minorHAnsi" w:hAnsiTheme="minorHAnsi"/>
              </w:rPr>
              <w:pPrChange w:id="614" w:author="Vicki Cornish" w:date="2019-06-12T13:50:00Z">
                <w:pPr/>
              </w:pPrChange>
            </w:pPr>
            <w:ins w:id="615" w:author="Vicki Cornish" w:date="2019-06-12T13:12:00Z">
              <w:r>
                <w:rPr>
                  <w:rFonts w:asciiTheme="minorHAnsi" w:hAnsiTheme="minorHAnsi"/>
                </w:rPr>
                <w:t>Q</w:t>
              </w:r>
              <w:r w:rsidR="00510353" w:rsidRPr="00510353">
                <w:rPr>
                  <w:rFonts w:asciiTheme="minorHAnsi" w:hAnsiTheme="minorHAnsi"/>
                </w:rPr>
                <w:t>uery sequences</w:t>
              </w:r>
            </w:ins>
          </w:p>
        </w:tc>
        <w:tc>
          <w:tcPr>
            <w:tcW w:w="5906" w:type="dxa"/>
            <w:tcPrChange w:id="616" w:author="Vicki Cornish" w:date="2019-06-12T13:27:00Z">
              <w:tcPr>
                <w:tcW w:w="5670" w:type="dxa"/>
                <w:gridSpan w:val="3"/>
              </w:tcPr>
            </w:tcPrChange>
          </w:tcPr>
          <w:p w14:paraId="2CB14005" w14:textId="52399FEC" w:rsidR="00FB3070" w:rsidRDefault="004627B6">
            <w:pPr>
              <w:spacing w:line="240" w:lineRule="auto"/>
              <w:rPr>
                <w:ins w:id="617" w:author="Vicki Cornish" w:date="2019-06-12T13:10:00Z"/>
                <w:rFonts w:asciiTheme="minorHAnsi" w:hAnsiTheme="minorHAnsi"/>
              </w:rPr>
              <w:pPrChange w:id="618" w:author="Vicki Cornish" w:date="2019-06-12T13:50:00Z">
                <w:pPr/>
              </w:pPrChange>
            </w:pPr>
            <w:ins w:id="619" w:author="Vicki Cornish" w:date="2019-06-12T13:18:00Z">
              <w:r w:rsidRPr="004627B6">
                <w:rPr>
                  <w:rFonts w:asciiTheme="minorHAnsi" w:hAnsiTheme="minorHAnsi"/>
                </w:rPr>
                <w:t>Unaligned unknown sequence data</w:t>
              </w:r>
            </w:ins>
          </w:p>
        </w:tc>
      </w:tr>
      <w:tr w:rsidR="004F7249" w14:paraId="3B5F6ADA" w14:textId="77777777" w:rsidTr="004F7249">
        <w:trPr>
          <w:ins w:id="620" w:author="Vicki Cornish" w:date="2019-06-12T13:10:00Z"/>
        </w:trPr>
        <w:tc>
          <w:tcPr>
            <w:tcW w:w="4386" w:type="dxa"/>
          </w:tcPr>
          <w:p w14:paraId="26465E91" w14:textId="1D4630E4" w:rsidR="00FB3070" w:rsidRPr="00FB3070" w:rsidRDefault="00510353">
            <w:pPr>
              <w:spacing w:line="240" w:lineRule="auto"/>
              <w:rPr>
                <w:ins w:id="621" w:author="Vicki Cornish" w:date="2019-06-12T13:10:00Z"/>
                <w:rFonts w:asciiTheme="minorHAnsi" w:hAnsiTheme="minorHAnsi"/>
              </w:rPr>
              <w:pPrChange w:id="622" w:author="Vicki Cornish" w:date="2019-06-12T13:50:00Z">
                <w:pPr/>
              </w:pPrChange>
            </w:pPr>
            <w:ins w:id="623" w:author="Vicki Cornish" w:date="2019-06-12T13:12:00Z">
              <w:r w:rsidRPr="00510353">
                <w:rPr>
                  <w:rFonts w:asciiTheme="minorHAnsi" w:hAnsiTheme="minorHAnsi"/>
                </w:rPr>
                <w:t>Rate heterogeneity model</w:t>
              </w:r>
            </w:ins>
          </w:p>
        </w:tc>
        <w:tc>
          <w:tcPr>
            <w:tcW w:w="5906" w:type="dxa"/>
          </w:tcPr>
          <w:p w14:paraId="74A6BAF6" w14:textId="2542C55F" w:rsidR="00FB3070" w:rsidRDefault="004627B6">
            <w:pPr>
              <w:spacing w:line="240" w:lineRule="auto"/>
              <w:rPr>
                <w:ins w:id="624" w:author="Vicki Cornish" w:date="2019-06-12T13:10:00Z"/>
                <w:rFonts w:asciiTheme="minorHAnsi" w:hAnsiTheme="minorHAnsi"/>
              </w:rPr>
              <w:pPrChange w:id="625" w:author="Vicki Cornish" w:date="2019-06-12T13:50:00Z">
                <w:pPr/>
              </w:pPrChange>
            </w:pPr>
            <w:ins w:id="626" w:author="Vicki Cornish" w:date="2019-06-12T13:17:00Z">
              <w:r w:rsidRPr="004627B6">
                <w:rPr>
                  <w:rFonts w:asciiTheme="minorHAnsi" w:hAnsiTheme="minorHAnsi"/>
                </w:rPr>
                <w:t>A phylogenetic model that accounts for evolutionary rate heterogeneity</w:t>
              </w:r>
            </w:ins>
          </w:p>
        </w:tc>
      </w:tr>
      <w:tr w:rsidR="009D5AD2" w14:paraId="0BC2BCAE" w14:textId="77777777" w:rsidTr="004F7249">
        <w:tblPrEx>
          <w:tblPrExChange w:id="627" w:author="Vicki Cornish" w:date="2019-06-12T13:27:00Z">
            <w:tblPrEx>
              <w:tblW w:w="10056" w:type="dxa"/>
            </w:tblPrEx>
          </w:tblPrExChange>
        </w:tblPrEx>
        <w:trPr>
          <w:ins w:id="628" w:author="Vicki Cornish" w:date="2019-06-12T13:10:00Z"/>
          <w:trPrChange w:id="629" w:author="Vicki Cornish" w:date="2019-06-12T13:27:00Z">
            <w:trPr>
              <w:gridAfter w:val="0"/>
            </w:trPr>
          </w:trPrChange>
        </w:trPr>
        <w:tc>
          <w:tcPr>
            <w:tcW w:w="4386" w:type="dxa"/>
            <w:tcPrChange w:id="630" w:author="Vicki Cornish" w:date="2019-06-12T13:27:00Z">
              <w:tcPr>
                <w:tcW w:w="4386" w:type="dxa"/>
              </w:tcPr>
            </w:tcPrChange>
          </w:tcPr>
          <w:p w14:paraId="5692EDDB" w14:textId="138878D1" w:rsidR="00FB3070" w:rsidRPr="00FB3070" w:rsidRDefault="00510353">
            <w:pPr>
              <w:spacing w:line="240" w:lineRule="auto"/>
              <w:rPr>
                <w:ins w:id="631" w:author="Vicki Cornish" w:date="2019-06-12T13:10:00Z"/>
                <w:rFonts w:asciiTheme="minorHAnsi" w:hAnsiTheme="minorHAnsi"/>
              </w:rPr>
              <w:pPrChange w:id="632" w:author="Vicki Cornish" w:date="2019-06-12T13:50:00Z">
                <w:pPr/>
              </w:pPrChange>
            </w:pPr>
            <w:ins w:id="633" w:author="Vicki Cornish" w:date="2019-06-12T13:12:00Z">
              <w:r w:rsidRPr="00510353">
                <w:rPr>
                  <w:rFonts w:asciiTheme="minorHAnsi" w:hAnsiTheme="minorHAnsi"/>
                </w:rPr>
                <w:t>RAxML</w:t>
              </w:r>
            </w:ins>
          </w:p>
        </w:tc>
        <w:tc>
          <w:tcPr>
            <w:tcW w:w="5906" w:type="dxa"/>
            <w:tcPrChange w:id="634" w:author="Vicki Cornish" w:date="2019-06-12T13:27:00Z">
              <w:tcPr>
                <w:tcW w:w="5670" w:type="dxa"/>
                <w:gridSpan w:val="3"/>
              </w:tcPr>
            </w:tcPrChange>
          </w:tcPr>
          <w:p w14:paraId="5DBBE165" w14:textId="5998DFC9" w:rsidR="00FB3070" w:rsidRDefault="004627B6">
            <w:pPr>
              <w:spacing w:line="240" w:lineRule="auto"/>
              <w:rPr>
                <w:ins w:id="635" w:author="Vicki Cornish" w:date="2019-06-12T13:10:00Z"/>
                <w:rFonts w:asciiTheme="minorHAnsi" w:hAnsiTheme="minorHAnsi"/>
              </w:rPr>
              <w:pPrChange w:id="636" w:author="Vicki Cornish" w:date="2019-06-12T13:50:00Z">
                <w:pPr/>
              </w:pPrChange>
            </w:pPr>
            <w:ins w:id="637" w:author="Vicki Cornish" w:date="2019-06-12T13:17:00Z">
              <w:r w:rsidRPr="004627B6">
                <w:rPr>
                  <w:rFonts w:asciiTheme="minorHAnsi" w:hAnsiTheme="minorHAnsi"/>
                </w:rPr>
                <w:t>Soft</w:t>
              </w:r>
            </w:ins>
            <w:ins w:id="638" w:author="Vicki Cornish" w:date="2019-06-12T13:42:00Z">
              <w:r w:rsidR="003A4C1A">
                <w:rPr>
                  <w:rFonts w:asciiTheme="minorHAnsi" w:hAnsiTheme="minorHAnsi"/>
                </w:rPr>
                <w:t>w</w:t>
              </w:r>
            </w:ins>
            <w:ins w:id="639" w:author="Vicki Cornish" w:date="2019-06-12T13:17:00Z">
              <w:r w:rsidRPr="004627B6">
                <w:rPr>
                  <w:rFonts w:asciiTheme="minorHAnsi" w:hAnsiTheme="minorHAnsi"/>
                </w:rPr>
                <w:t>are tool used to place alignment on a tree, plus some other utilities</w:t>
              </w:r>
            </w:ins>
          </w:p>
        </w:tc>
      </w:tr>
      <w:tr w:rsidR="004F7249" w14:paraId="078A43C7" w14:textId="77777777" w:rsidTr="004F7249">
        <w:trPr>
          <w:ins w:id="640" w:author="Vicki Cornish" w:date="2019-06-12T13:10:00Z"/>
        </w:trPr>
        <w:tc>
          <w:tcPr>
            <w:tcW w:w="4386" w:type="dxa"/>
          </w:tcPr>
          <w:p w14:paraId="48CD22A5" w14:textId="77EDC637" w:rsidR="00FB3070" w:rsidRPr="00FB3070" w:rsidRDefault="00510353">
            <w:pPr>
              <w:spacing w:line="240" w:lineRule="auto"/>
              <w:rPr>
                <w:ins w:id="641" w:author="Vicki Cornish" w:date="2019-06-12T13:10:00Z"/>
                <w:rFonts w:asciiTheme="minorHAnsi" w:hAnsiTheme="minorHAnsi"/>
              </w:rPr>
              <w:pPrChange w:id="642" w:author="Vicki Cornish" w:date="2019-06-12T13:50:00Z">
                <w:pPr/>
              </w:pPrChange>
            </w:pPr>
            <w:ins w:id="643" w:author="Vicki Cornish" w:date="2019-06-12T13:12:00Z">
              <w:r w:rsidRPr="00510353">
                <w:rPr>
                  <w:rFonts w:asciiTheme="minorHAnsi" w:hAnsiTheme="minorHAnsi"/>
                </w:rPr>
                <w:t>Reference set</w:t>
              </w:r>
            </w:ins>
          </w:p>
        </w:tc>
        <w:tc>
          <w:tcPr>
            <w:tcW w:w="5906" w:type="dxa"/>
          </w:tcPr>
          <w:p w14:paraId="00B70011" w14:textId="246D8209" w:rsidR="00FB3070" w:rsidRPr="004627B6" w:rsidRDefault="004627B6">
            <w:pPr>
              <w:spacing w:line="240" w:lineRule="auto"/>
              <w:rPr>
                <w:ins w:id="644" w:author="Vicki Cornish" w:date="2019-06-12T13:10:00Z"/>
                <w:rFonts w:asciiTheme="minorHAnsi" w:hAnsiTheme="minorHAnsi"/>
              </w:rPr>
              <w:pPrChange w:id="645" w:author="Vicki Cornish" w:date="2019-06-12T13:50:00Z">
                <w:pPr/>
              </w:pPrChange>
            </w:pPr>
            <w:ins w:id="646" w:author="Vicki Cornish" w:date="2019-06-12T13:17:00Z">
              <w:r w:rsidRPr="004627B6">
                <w:rPr>
                  <w:rFonts w:asciiTheme="minorHAnsi" w:hAnsiTheme="minorHAnsi"/>
                </w:rPr>
                <w:t>A set of tree, alignments, and metadata of known species at a specific taxonomic level used for placement</w:t>
              </w:r>
            </w:ins>
          </w:p>
        </w:tc>
      </w:tr>
      <w:tr w:rsidR="009D5AD2" w14:paraId="7F5E691F" w14:textId="77777777" w:rsidTr="004F7249">
        <w:tblPrEx>
          <w:tblPrExChange w:id="647" w:author="Vicki Cornish" w:date="2019-06-12T13:27:00Z">
            <w:tblPrEx>
              <w:tblW w:w="10056" w:type="dxa"/>
            </w:tblPrEx>
          </w:tblPrExChange>
        </w:tblPrEx>
        <w:trPr>
          <w:ins w:id="648" w:author="Vicki Cornish" w:date="2019-06-12T13:10:00Z"/>
          <w:trPrChange w:id="649" w:author="Vicki Cornish" w:date="2019-06-12T13:27:00Z">
            <w:trPr>
              <w:gridAfter w:val="0"/>
            </w:trPr>
          </w:trPrChange>
        </w:trPr>
        <w:tc>
          <w:tcPr>
            <w:tcW w:w="4386" w:type="dxa"/>
            <w:tcPrChange w:id="650" w:author="Vicki Cornish" w:date="2019-06-12T13:27:00Z">
              <w:tcPr>
                <w:tcW w:w="4386" w:type="dxa"/>
              </w:tcPr>
            </w:tcPrChange>
          </w:tcPr>
          <w:p w14:paraId="5E56D43A" w14:textId="598C7551" w:rsidR="00FB3070" w:rsidRPr="00FB3070" w:rsidRDefault="00510353">
            <w:pPr>
              <w:spacing w:line="240" w:lineRule="auto"/>
              <w:rPr>
                <w:ins w:id="651" w:author="Vicki Cornish" w:date="2019-06-12T13:10:00Z"/>
                <w:rFonts w:asciiTheme="minorHAnsi" w:hAnsiTheme="minorHAnsi"/>
              </w:rPr>
              <w:pPrChange w:id="652" w:author="Vicki Cornish" w:date="2019-06-12T13:50:00Z">
                <w:pPr/>
              </w:pPrChange>
            </w:pPr>
            <w:ins w:id="653" w:author="Vicki Cornish" w:date="2019-06-12T13:13:00Z">
              <w:r w:rsidRPr="00510353">
                <w:rPr>
                  <w:rFonts w:asciiTheme="minorHAnsi" w:hAnsiTheme="minorHAnsi"/>
                </w:rPr>
                <w:t>Taxa: Select All</w:t>
              </w:r>
            </w:ins>
          </w:p>
        </w:tc>
        <w:tc>
          <w:tcPr>
            <w:tcW w:w="5906" w:type="dxa"/>
            <w:tcPrChange w:id="654" w:author="Vicki Cornish" w:date="2019-06-12T13:27:00Z">
              <w:tcPr>
                <w:tcW w:w="5670" w:type="dxa"/>
                <w:gridSpan w:val="3"/>
              </w:tcPr>
            </w:tcPrChange>
          </w:tcPr>
          <w:p w14:paraId="44189D7C" w14:textId="33BD7387" w:rsidR="00FB3070" w:rsidRDefault="004627B6">
            <w:pPr>
              <w:spacing w:line="240" w:lineRule="auto"/>
              <w:rPr>
                <w:ins w:id="655" w:author="Vicki Cornish" w:date="2019-06-12T13:10:00Z"/>
                <w:rFonts w:asciiTheme="minorHAnsi" w:hAnsiTheme="minorHAnsi"/>
              </w:rPr>
              <w:pPrChange w:id="656" w:author="Vicki Cornish" w:date="2019-06-12T13:50:00Z">
                <w:pPr/>
              </w:pPrChange>
            </w:pPr>
            <w:ins w:id="657" w:author="Vicki Cornish" w:date="2019-06-12T13:17:00Z">
              <w:r w:rsidRPr="004627B6">
                <w:rPr>
                  <w:rFonts w:asciiTheme="minorHAnsi" w:hAnsiTheme="minorHAnsi"/>
                </w:rPr>
                <w:t>Node-click context menu, select all leaves on tree</w:t>
              </w:r>
            </w:ins>
          </w:p>
        </w:tc>
      </w:tr>
      <w:tr w:rsidR="004F7249" w14:paraId="0B1112F7" w14:textId="77777777" w:rsidTr="004F7249">
        <w:trPr>
          <w:ins w:id="658" w:author="Vicki Cornish" w:date="2019-06-12T13:10:00Z"/>
        </w:trPr>
        <w:tc>
          <w:tcPr>
            <w:tcW w:w="4386" w:type="dxa"/>
          </w:tcPr>
          <w:p w14:paraId="63F3CA9D" w14:textId="1A09EED3" w:rsidR="00FB3070" w:rsidRPr="00FB3070" w:rsidRDefault="00510353">
            <w:pPr>
              <w:spacing w:line="240" w:lineRule="auto"/>
              <w:rPr>
                <w:ins w:id="659" w:author="Vicki Cornish" w:date="2019-06-12T13:10:00Z"/>
                <w:rFonts w:asciiTheme="minorHAnsi" w:hAnsiTheme="minorHAnsi"/>
              </w:rPr>
              <w:pPrChange w:id="660" w:author="Vicki Cornish" w:date="2019-06-12T13:50:00Z">
                <w:pPr/>
              </w:pPrChange>
            </w:pPr>
            <w:ins w:id="661" w:author="Vicki Cornish" w:date="2019-06-12T13:13:00Z">
              <w:r w:rsidRPr="00510353">
                <w:rPr>
                  <w:rFonts w:asciiTheme="minorHAnsi" w:hAnsiTheme="minorHAnsi"/>
                </w:rPr>
                <w:t>Taxa: Select(unselect)</w:t>
              </w:r>
            </w:ins>
          </w:p>
        </w:tc>
        <w:tc>
          <w:tcPr>
            <w:tcW w:w="5906" w:type="dxa"/>
          </w:tcPr>
          <w:p w14:paraId="1AB0C8B9" w14:textId="5D35F20D" w:rsidR="00FB3070" w:rsidRPr="004627B6" w:rsidRDefault="004627B6">
            <w:pPr>
              <w:spacing w:line="240" w:lineRule="auto"/>
              <w:rPr>
                <w:ins w:id="662" w:author="Vicki Cornish" w:date="2019-06-12T13:10:00Z"/>
                <w:rFonts w:asciiTheme="minorHAnsi" w:hAnsiTheme="minorHAnsi"/>
              </w:rPr>
              <w:pPrChange w:id="663" w:author="Vicki Cornish" w:date="2019-06-12T13:50:00Z">
                <w:pPr/>
              </w:pPrChange>
            </w:pPr>
            <w:ins w:id="664" w:author="Vicki Cornish" w:date="2019-06-12T13:17:00Z">
              <w:r w:rsidRPr="004627B6">
                <w:rPr>
                  <w:rFonts w:asciiTheme="minorHAnsi" w:hAnsiTheme="minorHAnsi"/>
                </w:rPr>
                <w:t>Node-click context menu, select or unselect all leafs in clade</w:t>
              </w:r>
            </w:ins>
          </w:p>
        </w:tc>
      </w:tr>
      <w:tr w:rsidR="009D5AD2" w14:paraId="5A0D265A" w14:textId="77777777" w:rsidTr="004F7249">
        <w:tblPrEx>
          <w:tblPrExChange w:id="665" w:author="Vicki Cornish" w:date="2019-06-12T13:27:00Z">
            <w:tblPrEx>
              <w:tblW w:w="10056" w:type="dxa"/>
            </w:tblPrEx>
          </w:tblPrExChange>
        </w:tblPrEx>
        <w:trPr>
          <w:ins w:id="666" w:author="Vicki Cornish" w:date="2019-06-12T13:10:00Z"/>
          <w:trPrChange w:id="667" w:author="Vicki Cornish" w:date="2019-06-12T13:27:00Z">
            <w:trPr>
              <w:gridAfter w:val="0"/>
            </w:trPr>
          </w:trPrChange>
        </w:trPr>
        <w:tc>
          <w:tcPr>
            <w:tcW w:w="4386" w:type="dxa"/>
            <w:tcPrChange w:id="668" w:author="Vicki Cornish" w:date="2019-06-12T13:27:00Z">
              <w:tcPr>
                <w:tcW w:w="4386" w:type="dxa"/>
              </w:tcPr>
            </w:tcPrChange>
          </w:tcPr>
          <w:p w14:paraId="29113239" w14:textId="35ADCCE3" w:rsidR="00FB3070" w:rsidRPr="00FB3070" w:rsidRDefault="00510353">
            <w:pPr>
              <w:spacing w:line="240" w:lineRule="auto"/>
              <w:rPr>
                <w:ins w:id="669" w:author="Vicki Cornish" w:date="2019-06-12T13:10:00Z"/>
                <w:rFonts w:asciiTheme="minorHAnsi" w:hAnsiTheme="minorHAnsi"/>
              </w:rPr>
              <w:pPrChange w:id="670" w:author="Vicki Cornish" w:date="2019-06-12T13:50:00Z">
                <w:pPr/>
              </w:pPrChange>
            </w:pPr>
            <w:ins w:id="671" w:author="Vicki Cornish" w:date="2019-06-12T13:13:00Z">
              <w:r w:rsidRPr="00510353">
                <w:rPr>
                  <w:rFonts w:asciiTheme="minorHAnsi" w:hAnsiTheme="minorHAnsi"/>
                </w:rPr>
                <w:t>Taxa: Unselect All</w:t>
              </w:r>
            </w:ins>
          </w:p>
        </w:tc>
        <w:tc>
          <w:tcPr>
            <w:tcW w:w="5906" w:type="dxa"/>
            <w:tcPrChange w:id="672" w:author="Vicki Cornish" w:date="2019-06-12T13:27:00Z">
              <w:tcPr>
                <w:tcW w:w="5670" w:type="dxa"/>
                <w:gridSpan w:val="3"/>
              </w:tcPr>
            </w:tcPrChange>
          </w:tcPr>
          <w:p w14:paraId="13C079CB" w14:textId="4445FEEC" w:rsidR="00FB3070" w:rsidRDefault="004627B6">
            <w:pPr>
              <w:spacing w:line="240" w:lineRule="auto"/>
              <w:rPr>
                <w:ins w:id="673" w:author="Vicki Cornish" w:date="2019-06-12T13:10:00Z"/>
                <w:rFonts w:asciiTheme="minorHAnsi" w:hAnsiTheme="minorHAnsi"/>
              </w:rPr>
              <w:pPrChange w:id="674" w:author="Vicki Cornish" w:date="2019-06-12T13:50:00Z">
                <w:pPr/>
              </w:pPrChange>
            </w:pPr>
            <w:ins w:id="675" w:author="Vicki Cornish" w:date="2019-06-12T13:17:00Z">
              <w:r w:rsidRPr="004627B6">
                <w:rPr>
                  <w:rFonts w:asciiTheme="minorHAnsi" w:hAnsiTheme="minorHAnsi"/>
                </w:rPr>
                <w:t>Node-click context menu, unselect all leaves on tree</w:t>
              </w:r>
            </w:ins>
          </w:p>
        </w:tc>
      </w:tr>
      <w:tr w:rsidR="004F7249" w14:paraId="4559F9C8" w14:textId="77777777" w:rsidTr="004F7249">
        <w:trPr>
          <w:ins w:id="676" w:author="Vicki Cornish" w:date="2019-06-12T13:10:00Z"/>
        </w:trPr>
        <w:tc>
          <w:tcPr>
            <w:tcW w:w="4386" w:type="dxa"/>
          </w:tcPr>
          <w:p w14:paraId="45854115" w14:textId="19BEC28B" w:rsidR="00FB3070" w:rsidRPr="00FB3070" w:rsidRDefault="00510353">
            <w:pPr>
              <w:spacing w:line="240" w:lineRule="auto"/>
              <w:rPr>
                <w:ins w:id="677" w:author="Vicki Cornish" w:date="2019-06-12T13:10:00Z"/>
                <w:rFonts w:asciiTheme="minorHAnsi" w:hAnsiTheme="minorHAnsi"/>
              </w:rPr>
              <w:pPrChange w:id="678" w:author="Vicki Cornish" w:date="2019-06-12T13:50:00Z">
                <w:pPr/>
              </w:pPrChange>
            </w:pPr>
            <w:ins w:id="679" w:author="Vicki Cornish" w:date="2019-06-12T13:13:00Z">
              <w:r w:rsidRPr="00510353">
                <w:rPr>
                  <w:rFonts w:asciiTheme="minorHAnsi" w:hAnsiTheme="minorHAnsi"/>
                </w:rPr>
                <w:t>Tree: Collapse(expand)</w:t>
              </w:r>
            </w:ins>
          </w:p>
        </w:tc>
        <w:tc>
          <w:tcPr>
            <w:tcW w:w="5906" w:type="dxa"/>
          </w:tcPr>
          <w:p w14:paraId="241E9C2C" w14:textId="33DB99D0" w:rsidR="00FB3070" w:rsidRPr="004627B6" w:rsidRDefault="004627B6">
            <w:pPr>
              <w:spacing w:line="240" w:lineRule="auto"/>
              <w:rPr>
                <w:ins w:id="680" w:author="Vicki Cornish" w:date="2019-06-12T13:10:00Z"/>
                <w:rFonts w:asciiTheme="minorHAnsi" w:hAnsiTheme="minorHAnsi"/>
                <w:b/>
                <w:rPrChange w:id="681" w:author="Vicki Cornish" w:date="2019-06-12T13:16:00Z">
                  <w:rPr>
                    <w:ins w:id="682" w:author="Vicki Cornish" w:date="2019-06-12T13:10:00Z"/>
                    <w:rFonts w:asciiTheme="minorHAnsi" w:hAnsiTheme="minorHAnsi"/>
                  </w:rPr>
                </w:rPrChange>
              </w:rPr>
              <w:pPrChange w:id="683" w:author="Vicki Cornish" w:date="2019-06-12T13:50:00Z">
                <w:pPr/>
              </w:pPrChange>
            </w:pPr>
            <w:ins w:id="684" w:author="Vicki Cornish" w:date="2019-06-12T13:16:00Z">
              <w:r w:rsidRPr="004627B6">
                <w:rPr>
                  <w:rFonts w:asciiTheme="minorHAnsi" w:hAnsiTheme="minorHAnsi"/>
                </w:rPr>
                <w:t>Node-click context menu, collapse clade into a single node. Collapsed clade appears as a small circle. Click on this circle to restore clade.</w:t>
              </w:r>
            </w:ins>
          </w:p>
        </w:tc>
      </w:tr>
      <w:tr w:rsidR="009D5AD2" w14:paraId="5EC2F730" w14:textId="77777777" w:rsidTr="004F7249">
        <w:tblPrEx>
          <w:tblPrExChange w:id="685" w:author="Vicki Cornish" w:date="2019-06-12T13:27:00Z">
            <w:tblPrEx>
              <w:tblW w:w="10056" w:type="dxa"/>
            </w:tblPrEx>
          </w:tblPrExChange>
        </w:tblPrEx>
        <w:trPr>
          <w:ins w:id="686" w:author="Vicki Cornish" w:date="2019-06-12T13:10:00Z"/>
          <w:trPrChange w:id="687" w:author="Vicki Cornish" w:date="2019-06-12T13:27:00Z">
            <w:trPr>
              <w:gridAfter w:val="0"/>
            </w:trPr>
          </w:trPrChange>
        </w:trPr>
        <w:tc>
          <w:tcPr>
            <w:tcW w:w="4386" w:type="dxa"/>
            <w:tcPrChange w:id="688" w:author="Vicki Cornish" w:date="2019-06-12T13:27:00Z">
              <w:tcPr>
                <w:tcW w:w="4386" w:type="dxa"/>
              </w:tcPr>
            </w:tcPrChange>
          </w:tcPr>
          <w:p w14:paraId="27D05788" w14:textId="361D4B72" w:rsidR="00FB3070" w:rsidRPr="00FB3070" w:rsidRDefault="00510353">
            <w:pPr>
              <w:spacing w:line="240" w:lineRule="auto"/>
              <w:rPr>
                <w:ins w:id="689" w:author="Vicki Cornish" w:date="2019-06-12T13:10:00Z"/>
                <w:rFonts w:asciiTheme="minorHAnsi" w:hAnsiTheme="minorHAnsi"/>
              </w:rPr>
              <w:pPrChange w:id="690" w:author="Vicki Cornish" w:date="2019-06-12T13:50:00Z">
                <w:pPr/>
              </w:pPrChange>
            </w:pPr>
            <w:ins w:id="691" w:author="Vicki Cornish" w:date="2019-06-12T13:13:00Z">
              <w:r w:rsidRPr="00510353">
                <w:rPr>
                  <w:rFonts w:asciiTheme="minorHAnsi" w:hAnsiTheme="minorHAnsi"/>
                </w:rPr>
                <w:t>Tree: Network (TCS)</w:t>
              </w:r>
            </w:ins>
          </w:p>
        </w:tc>
        <w:tc>
          <w:tcPr>
            <w:tcW w:w="5906" w:type="dxa"/>
            <w:tcPrChange w:id="692" w:author="Vicki Cornish" w:date="2019-06-12T13:27:00Z">
              <w:tcPr>
                <w:tcW w:w="5670" w:type="dxa"/>
                <w:gridSpan w:val="3"/>
              </w:tcPr>
            </w:tcPrChange>
          </w:tcPr>
          <w:p w14:paraId="7EBAC921" w14:textId="6BDB5BB8" w:rsidR="00FB3070" w:rsidRPr="004627B6" w:rsidRDefault="004627B6">
            <w:pPr>
              <w:spacing w:line="240" w:lineRule="auto"/>
              <w:rPr>
                <w:ins w:id="693" w:author="Vicki Cornish" w:date="2019-06-12T13:10:00Z"/>
                <w:rFonts w:asciiTheme="minorHAnsi" w:hAnsiTheme="minorHAnsi"/>
                <w:b/>
                <w:rPrChange w:id="694" w:author="Vicki Cornish" w:date="2019-06-12T13:16:00Z">
                  <w:rPr>
                    <w:ins w:id="695" w:author="Vicki Cornish" w:date="2019-06-12T13:10:00Z"/>
                    <w:rFonts w:asciiTheme="minorHAnsi" w:hAnsiTheme="minorHAnsi"/>
                  </w:rPr>
                </w:rPrChange>
              </w:rPr>
              <w:pPrChange w:id="696" w:author="Vicki Cornish" w:date="2019-06-12T13:50:00Z">
                <w:pPr/>
              </w:pPrChange>
            </w:pPr>
            <w:ins w:id="697" w:author="Vicki Cornish" w:date="2019-06-12T13:16:00Z">
              <w:r w:rsidRPr="004627B6">
                <w:rPr>
                  <w:rFonts w:asciiTheme="minorHAnsi" w:hAnsiTheme="minorHAnsi"/>
                </w:rPr>
                <w:t>Node-click context menu, create TCS network of all query strains in clade</w:t>
              </w:r>
            </w:ins>
          </w:p>
        </w:tc>
      </w:tr>
      <w:tr w:rsidR="004F7249" w14:paraId="78C3C198" w14:textId="77777777" w:rsidTr="004F7249">
        <w:trPr>
          <w:ins w:id="698" w:author="Vicki Cornish" w:date="2019-06-12T13:10:00Z"/>
        </w:trPr>
        <w:tc>
          <w:tcPr>
            <w:tcW w:w="4386" w:type="dxa"/>
          </w:tcPr>
          <w:p w14:paraId="7891E48B" w14:textId="656BFF8E" w:rsidR="00FB3070" w:rsidRPr="00FB3070" w:rsidRDefault="00510353">
            <w:pPr>
              <w:spacing w:line="240" w:lineRule="auto"/>
              <w:rPr>
                <w:ins w:id="699" w:author="Vicki Cornish" w:date="2019-06-12T13:10:00Z"/>
                <w:rFonts w:asciiTheme="minorHAnsi" w:hAnsiTheme="minorHAnsi"/>
              </w:rPr>
              <w:pPrChange w:id="700" w:author="Vicki Cornish" w:date="2019-06-12T13:50:00Z">
                <w:pPr/>
              </w:pPrChange>
            </w:pPr>
            <w:ins w:id="701" w:author="Vicki Cornish" w:date="2019-06-12T13:13:00Z">
              <w:r w:rsidRPr="00510353">
                <w:rPr>
                  <w:rFonts w:asciiTheme="minorHAnsi" w:hAnsiTheme="minorHAnsi"/>
                </w:rPr>
                <w:lastRenderedPageBreak/>
                <w:t>Tree: Newick tree</w:t>
              </w:r>
            </w:ins>
          </w:p>
        </w:tc>
        <w:tc>
          <w:tcPr>
            <w:tcW w:w="5906" w:type="dxa"/>
          </w:tcPr>
          <w:p w14:paraId="0FF9AF38" w14:textId="1EE9DF59" w:rsidR="00FB3070" w:rsidRDefault="004627B6">
            <w:pPr>
              <w:spacing w:line="240" w:lineRule="auto"/>
              <w:rPr>
                <w:ins w:id="702" w:author="Vicki Cornish" w:date="2019-06-12T13:10:00Z"/>
                <w:rFonts w:asciiTheme="minorHAnsi" w:hAnsiTheme="minorHAnsi"/>
              </w:rPr>
              <w:pPrChange w:id="703" w:author="Vicki Cornish" w:date="2019-06-12T13:50:00Z">
                <w:pPr/>
              </w:pPrChange>
            </w:pPr>
            <w:ins w:id="704" w:author="Vicki Cornish" w:date="2019-06-12T13:16:00Z">
              <w:r w:rsidRPr="004627B6">
                <w:rPr>
                  <w:rFonts w:asciiTheme="minorHAnsi" w:hAnsiTheme="minorHAnsi"/>
                </w:rPr>
                <w:t xml:space="preserve">Node-click context menu, download </w:t>
              </w:r>
              <w:proofErr w:type="spellStart"/>
              <w:r w:rsidRPr="004627B6">
                <w:rPr>
                  <w:rFonts w:asciiTheme="minorHAnsi" w:hAnsiTheme="minorHAnsi"/>
                </w:rPr>
                <w:t>newick</w:t>
              </w:r>
              <w:proofErr w:type="spellEnd"/>
              <w:r w:rsidRPr="004627B6">
                <w:rPr>
                  <w:rFonts w:asciiTheme="minorHAnsi" w:hAnsiTheme="minorHAnsi"/>
                </w:rPr>
                <w:t xml:space="preserve"> tree of selected clade in either </w:t>
              </w:r>
              <w:proofErr w:type="spellStart"/>
              <w:r w:rsidRPr="004627B6">
                <w:rPr>
                  <w:rFonts w:asciiTheme="minorHAnsi" w:hAnsiTheme="minorHAnsi"/>
                </w:rPr>
                <w:t>phylip</w:t>
              </w:r>
              <w:proofErr w:type="spellEnd"/>
              <w:r w:rsidRPr="004627B6">
                <w:rPr>
                  <w:rFonts w:asciiTheme="minorHAnsi" w:hAnsiTheme="minorHAnsi"/>
                </w:rPr>
                <w:t xml:space="preserve"> or NEXUS format</w:t>
              </w:r>
            </w:ins>
          </w:p>
        </w:tc>
      </w:tr>
      <w:tr w:rsidR="009D5AD2" w14:paraId="1D2E9F16" w14:textId="77777777" w:rsidTr="004F7249">
        <w:tblPrEx>
          <w:tblPrExChange w:id="705" w:author="Vicki Cornish" w:date="2019-06-12T13:27:00Z">
            <w:tblPrEx>
              <w:tblW w:w="10056" w:type="dxa"/>
            </w:tblPrEx>
          </w:tblPrExChange>
        </w:tblPrEx>
        <w:trPr>
          <w:ins w:id="706" w:author="Vicki Cornish" w:date="2019-06-12T13:10:00Z"/>
          <w:trPrChange w:id="707" w:author="Vicki Cornish" w:date="2019-06-12T13:27:00Z">
            <w:trPr>
              <w:gridAfter w:val="0"/>
            </w:trPr>
          </w:trPrChange>
        </w:trPr>
        <w:tc>
          <w:tcPr>
            <w:tcW w:w="4386" w:type="dxa"/>
            <w:tcPrChange w:id="708" w:author="Vicki Cornish" w:date="2019-06-12T13:27:00Z">
              <w:tcPr>
                <w:tcW w:w="4386" w:type="dxa"/>
              </w:tcPr>
            </w:tcPrChange>
          </w:tcPr>
          <w:p w14:paraId="08E6E4A6" w14:textId="5C068DD7" w:rsidR="00FB3070" w:rsidRPr="00FB3070" w:rsidRDefault="00510353">
            <w:pPr>
              <w:spacing w:line="240" w:lineRule="auto"/>
              <w:rPr>
                <w:ins w:id="709" w:author="Vicki Cornish" w:date="2019-06-12T13:10:00Z"/>
                <w:rFonts w:asciiTheme="minorHAnsi" w:hAnsiTheme="minorHAnsi"/>
              </w:rPr>
              <w:pPrChange w:id="710" w:author="Vicki Cornish" w:date="2019-06-12T13:50:00Z">
                <w:pPr/>
              </w:pPrChange>
            </w:pPr>
            <w:ins w:id="711" w:author="Vicki Cornish" w:date="2019-06-12T13:14:00Z">
              <w:r w:rsidRPr="00510353">
                <w:rPr>
                  <w:rFonts w:asciiTheme="minorHAnsi" w:hAnsiTheme="minorHAnsi"/>
                </w:rPr>
                <w:t>Tree: Phylogeny (</w:t>
              </w:r>
              <w:proofErr w:type="spellStart"/>
              <w:r w:rsidRPr="00510353">
                <w:rPr>
                  <w:rFonts w:asciiTheme="minorHAnsi" w:hAnsiTheme="minorHAnsi"/>
                </w:rPr>
                <w:t>RaxML</w:t>
              </w:r>
              <w:proofErr w:type="spellEnd"/>
              <w:r w:rsidRPr="00510353">
                <w:rPr>
                  <w:rFonts w:asciiTheme="minorHAnsi" w:hAnsiTheme="minorHAnsi"/>
                </w:rPr>
                <w:t>)</w:t>
              </w:r>
            </w:ins>
          </w:p>
        </w:tc>
        <w:tc>
          <w:tcPr>
            <w:tcW w:w="5906" w:type="dxa"/>
            <w:tcPrChange w:id="712" w:author="Vicki Cornish" w:date="2019-06-12T13:27:00Z">
              <w:tcPr>
                <w:tcW w:w="5670" w:type="dxa"/>
                <w:gridSpan w:val="3"/>
              </w:tcPr>
            </w:tcPrChange>
          </w:tcPr>
          <w:p w14:paraId="1CDE74AC" w14:textId="09821534" w:rsidR="00FB3070" w:rsidRDefault="004627B6">
            <w:pPr>
              <w:spacing w:line="240" w:lineRule="auto"/>
              <w:rPr>
                <w:ins w:id="713" w:author="Vicki Cornish" w:date="2019-06-12T13:10:00Z"/>
                <w:rFonts w:asciiTheme="minorHAnsi" w:hAnsiTheme="minorHAnsi"/>
              </w:rPr>
              <w:pPrChange w:id="714" w:author="Vicki Cornish" w:date="2019-06-12T13:50:00Z">
                <w:pPr/>
              </w:pPrChange>
            </w:pPr>
            <w:ins w:id="715" w:author="Vicki Cornish" w:date="2019-06-12T13:16:00Z">
              <w:r w:rsidRPr="004627B6">
                <w:rPr>
                  <w:rFonts w:asciiTheme="minorHAnsi" w:hAnsiTheme="minorHAnsi"/>
                </w:rPr>
                <w:t>Node-click context menu, create de novo tree of selected clade</w:t>
              </w:r>
            </w:ins>
          </w:p>
        </w:tc>
      </w:tr>
      <w:tr w:rsidR="004F7249" w14:paraId="3EB93472" w14:textId="77777777" w:rsidTr="004F7249">
        <w:trPr>
          <w:ins w:id="716" w:author="Vicki Cornish" w:date="2019-06-12T13:10:00Z"/>
        </w:trPr>
        <w:tc>
          <w:tcPr>
            <w:tcW w:w="4386" w:type="dxa"/>
          </w:tcPr>
          <w:p w14:paraId="2099D61A" w14:textId="22E5CC7A" w:rsidR="00FB3070" w:rsidRPr="00FB3070" w:rsidRDefault="00510353">
            <w:pPr>
              <w:spacing w:line="240" w:lineRule="auto"/>
              <w:rPr>
                <w:ins w:id="717" w:author="Vicki Cornish" w:date="2019-06-12T13:10:00Z"/>
                <w:rFonts w:asciiTheme="minorHAnsi" w:hAnsiTheme="minorHAnsi"/>
              </w:rPr>
              <w:pPrChange w:id="718" w:author="Vicki Cornish" w:date="2019-06-12T13:50:00Z">
                <w:pPr/>
              </w:pPrChange>
            </w:pPr>
            <w:ins w:id="719" w:author="Vicki Cornish" w:date="2019-06-12T13:14:00Z">
              <w:r w:rsidRPr="00510353">
                <w:rPr>
                  <w:rFonts w:asciiTheme="minorHAnsi" w:hAnsiTheme="minorHAnsi"/>
                </w:rPr>
                <w:t>Tree: Pie Charts</w:t>
              </w:r>
            </w:ins>
          </w:p>
        </w:tc>
        <w:tc>
          <w:tcPr>
            <w:tcW w:w="5906" w:type="dxa"/>
          </w:tcPr>
          <w:p w14:paraId="48B76562" w14:textId="6C470BE7" w:rsidR="00FB3070" w:rsidRDefault="004627B6">
            <w:pPr>
              <w:spacing w:line="240" w:lineRule="auto"/>
              <w:rPr>
                <w:ins w:id="720" w:author="Vicki Cornish" w:date="2019-06-12T13:10:00Z"/>
                <w:rFonts w:asciiTheme="minorHAnsi" w:hAnsiTheme="minorHAnsi"/>
              </w:rPr>
              <w:pPrChange w:id="721" w:author="Vicki Cornish" w:date="2019-06-12T13:50:00Z">
                <w:pPr/>
              </w:pPrChange>
            </w:pPr>
            <w:ins w:id="722" w:author="Vicki Cornish" w:date="2019-06-12T13:16:00Z">
              <w:r w:rsidRPr="004627B6">
                <w:rPr>
                  <w:rFonts w:asciiTheme="minorHAnsi" w:hAnsiTheme="minorHAnsi"/>
                </w:rPr>
                <w:t>Node-click context menu, create pie charts to show relationships of selected attributes</w:t>
              </w:r>
            </w:ins>
          </w:p>
        </w:tc>
      </w:tr>
      <w:tr w:rsidR="009D5AD2" w14:paraId="34BD9796" w14:textId="77777777" w:rsidTr="004F7249">
        <w:tblPrEx>
          <w:tblPrExChange w:id="723" w:author="Vicki Cornish" w:date="2019-06-12T13:27:00Z">
            <w:tblPrEx>
              <w:tblW w:w="10056" w:type="dxa"/>
            </w:tblPrEx>
          </w:tblPrExChange>
        </w:tblPrEx>
        <w:trPr>
          <w:ins w:id="724" w:author="Vicki Cornish" w:date="2019-06-12T13:10:00Z"/>
          <w:trPrChange w:id="725" w:author="Vicki Cornish" w:date="2019-06-12T13:27:00Z">
            <w:trPr>
              <w:gridAfter w:val="0"/>
            </w:trPr>
          </w:trPrChange>
        </w:trPr>
        <w:tc>
          <w:tcPr>
            <w:tcW w:w="4386" w:type="dxa"/>
            <w:tcPrChange w:id="726" w:author="Vicki Cornish" w:date="2019-06-12T13:27:00Z">
              <w:tcPr>
                <w:tcW w:w="4386" w:type="dxa"/>
              </w:tcPr>
            </w:tcPrChange>
          </w:tcPr>
          <w:p w14:paraId="621DDD11" w14:textId="58CE0167" w:rsidR="00FB3070" w:rsidRPr="00FB3070" w:rsidRDefault="00510353">
            <w:pPr>
              <w:spacing w:line="240" w:lineRule="auto"/>
              <w:rPr>
                <w:ins w:id="727" w:author="Vicki Cornish" w:date="2019-06-12T13:10:00Z"/>
                <w:rFonts w:asciiTheme="minorHAnsi" w:hAnsiTheme="minorHAnsi"/>
              </w:rPr>
              <w:pPrChange w:id="728" w:author="Vicki Cornish" w:date="2019-06-12T13:50:00Z">
                <w:pPr/>
              </w:pPrChange>
            </w:pPr>
            <w:ins w:id="729" w:author="Vicki Cornish" w:date="2019-06-12T13:14:00Z">
              <w:r w:rsidRPr="00510353">
                <w:rPr>
                  <w:rFonts w:asciiTheme="minorHAnsi" w:hAnsiTheme="minorHAnsi"/>
                </w:rPr>
                <w:t>Tree: Subtree</w:t>
              </w:r>
            </w:ins>
            <w:ins w:id="730" w:author="Vicki Cornish" w:date="2019-06-12T13:42:00Z">
              <w:r w:rsidR="003A4C1A">
                <w:rPr>
                  <w:rFonts w:asciiTheme="minorHAnsi" w:hAnsiTheme="minorHAnsi"/>
                </w:rPr>
                <w:t xml:space="preserve"> </w:t>
              </w:r>
            </w:ins>
            <w:ins w:id="731" w:author="Vicki Cornish" w:date="2019-06-12T13:14:00Z">
              <w:r w:rsidRPr="00510353">
                <w:rPr>
                  <w:rFonts w:asciiTheme="minorHAnsi" w:hAnsiTheme="minorHAnsi"/>
                </w:rPr>
                <w:t>(new window)</w:t>
              </w:r>
            </w:ins>
          </w:p>
        </w:tc>
        <w:tc>
          <w:tcPr>
            <w:tcW w:w="5906" w:type="dxa"/>
            <w:tcPrChange w:id="732" w:author="Vicki Cornish" w:date="2019-06-12T13:27:00Z">
              <w:tcPr>
                <w:tcW w:w="5670" w:type="dxa"/>
                <w:gridSpan w:val="3"/>
              </w:tcPr>
            </w:tcPrChange>
          </w:tcPr>
          <w:p w14:paraId="2EB6C558" w14:textId="1D53BA7A" w:rsidR="00FB3070" w:rsidRDefault="004627B6">
            <w:pPr>
              <w:spacing w:line="240" w:lineRule="auto"/>
              <w:rPr>
                <w:ins w:id="733" w:author="Vicki Cornish" w:date="2019-06-12T13:10:00Z"/>
                <w:rFonts w:asciiTheme="minorHAnsi" w:hAnsiTheme="minorHAnsi"/>
              </w:rPr>
              <w:pPrChange w:id="734" w:author="Vicki Cornish" w:date="2019-06-12T13:50:00Z">
                <w:pPr/>
              </w:pPrChange>
            </w:pPr>
            <w:ins w:id="735" w:author="Vicki Cornish" w:date="2019-06-12T13:16:00Z">
              <w:r w:rsidRPr="004627B6">
                <w:rPr>
                  <w:rFonts w:asciiTheme="minorHAnsi" w:hAnsiTheme="minorHAnsi"/>
                </w:rPr>
                <w:t>Node-click context menu, view subtree of selected clade in new window</w:t>
              </w:r>
            </w:ins>
          </w:p>
        </w:tc>
      </w:tr>
      <w:tr w:rsidR="004F7249" w14:paraId="3D9E80ED" w14:textId="77777777" w:rsidTr="004F7249">
        <w:trPr>
          <w:ins w:id="736" w:author="Vicki Cornish" w:date="2019-06-12T13:10:00Z"/>
        </w:trPr>
        <w:tc>
          <w:tcPr>
            <w:tcW w:w="4386" w:type="dxa"/>
          </w:tcPr>
          <w:p w14:paraId="686D2E6E" w14:textId="0573807C" w:rsidR="00FB3070" w:rsidRPr="00FB3070" w:rsidRDefault="00510353">
            <w:pPr>
              <w:spacing w:line="240" w:lineRule="auto"/>
              <w:rPr>
                <w:ins w:id="737" w:author="Vicki Cornish" w:date="2019-06-12T13:10:00Z"/>
                <w:rFonts w:asciiTheme="minorHAnsi" w:hAnsiTheme="minorHAnsi"/>
              </w:rPr>
              <w:pPrChange w:id="738" w:author="Vicki Cornish" w:date="2019-06-12T13:50:00Z">
                <w:pPr/>
              </w:pPrChange>
            </w:pPr>
            <w:ins w:id="739" w:author="Vicki Cornish" w:date="2019-06-12T13:14:00Z">
              <w:r w:rsidRPr="00510353">
                <w:rPr>
                  <w:rFonts w:asciiTheme="minorHAnsi" w:hAnsiTheme="minorHAnsi"/>
                </w:rPr>
                <w:t>Tree: Subtree(tree)</w:t>
              </w:r>
            </w:ins>
          </w:p>
        </w:tc>
        <w:tc>
          <w:tcPr>
            <w:tcW w:w="5906" w:type="dxa"/>
          </w:tcPr>
          <w:p w14:paraId="3F9B231A" w14:textId="5EFFB00B" w:rsidR="00FB3070" w:rsidRDefault="004627B6">
            <w:pPr>
              <w:spacing w:line="240" w:lineRule="auto"/>
              <w:rPr>
                <w:ins w:id="740" w:author="Vicki Cornish" w:date="2019-06-12T13:10:00Z"/>
                <w:rFonts w:asciiTheme="minorHAnsi" w:hAnsiTheme="minorHAnsi"/>
              </w:rPr>
              <w:pPrChange w:id="741" w:author="Vicki Cornish" w:date="2019-06-12T13:50:00Z">
                <w:pPr/>
              </w:pPrChange>
            </w:pPr>
            <w:ins w:id="742" w:author="Vicki Cornish" w:date="2019-06-12T13:16:00Z">
              <w:r w:rsidRPr="004627B6">
                <w:rPr>
                  <w:rFonts w:asciiTheme="minorHAnsi" w:hAnsiTheme="minorHAnsi"/>
                </w:rPr>
                <w:t>Node-click context menu, view subtree of selected clade</w:t>
              </w:r>
            </w:ins>
          </w:p>
        </w:tc>
      </w:tr>
      <w:tr w:rsidR="009D5AD2" w14:paraId="7DA5BD3D" w14:textId="77777777" w:rsidTr="004F7249">
        <w:tblPrEx>
          <w:tblPrExChange w:id="743" w:author="Vicki Cornish" w:date="2019-06-12T13:27:00Z">
            <w:tblPrEx>
              <w:tblW w:w="9986" w:type="dxa"/>
            </w:tblPrEx>
          </w:tblPrExChange>
        </w:tblPrEx>
        <w:trPr>
          <w:ins w:id="744" w:author="Vicki Cornish" w:date="2019-06-12T13:14:00Z"/>
          <w:trPrChange w:id="745" w:author="Vicki Cornish" w:date="2019-06-12T13:27:00Z">
            <w:trPr>
              <w:gridAfter w:val="0"/>
            </w:trPr>
          </w:trPrChange>
        </w:trPr>
        <w:tc>
          <w:tcPr>
            <w:tcW w:w="4386" w:type="dxa"/>
            <w:tcPrChange w:id="746" w:author="Vicki Cornish" w:date="2019-06-12T13:27:00Z">
              <w:tcPr>
                <w:tcW w:w="4586" w:type="dxa"/>
                <w:gridSpan w:val="2"/>
              </w:tcPr>
            </w:tcPrChange>
          </w:tcPr>
          <w:p w14:paraId="7490FEB5" w14:textId="3A570E01" w:rsidR="00510353" w:rsidRPr="00510353" w:rsidRDefault="00510353">
            <w:pPr>
              <w:spacing w:line="240" w:lineRule="auto"/>
              <w:rPr>
                <w:ins w:id="747" w:author="Vicki Cornish" w:date="2019-06-12T13:14:00Z"/>
                <w:rFonts w:asciiTheme="minorHAnsi" w:hAnsiTheme="minorHAnsi"/>
              </w:rPr>
              <w:pPrChange w:id="748" w:author="Vicki Cornish" w:date="2019-06-12T13:50:00Z">
                <w:pPr/>
              </w:pPrChange>
            </w:pPr>
            <w:ins w:id="749" w:author="Vicki Cornish" w:date="2019-06-12T13:14:00Z">
              <w:r w:rsidRPr="00510353">
                <w:rPr>
                  <w:rFonts w:asciiTheme="minorHAnsi" w:hAnsiTheme="minorHAnsi"/>
                </w:rPr>
                <w:t>UNITE</w:t>
              </w:r>
            </w:ins>
          </w:p>
        </w:tc>
        <w:tc>
          <w:tcPr>
            <w:tcW w:w="5906" w:type="dxa"/>
            <w:tcPrChange w:id="750" w:author="Vicki Cornish" w:date="2019-06-12T13:27:00Z">
              <w:tcPr>
                <w:tcW w:w="5400" w:type="dxa"/>
              </w:tcPr>
            </w:tcPrChange>
          </w:tcPr>
          <w:p w14:paraId="79885159" w14:textId="25F306CA" w:rsidR="00510353" w:rsidRDefault="004627B6">
            <w:pPr>
              <w:spacing w:line="240" w:lineRule="auto"/>
              <w:rPr>
                <w:ins w:id="751" w:author="Vicki Cornish" w:date="2019-06-12T13:14:00Z"/>
                <w:rFonts w:asciiTheme="minorHAnsi" w:hAnsiTheme="minorHAnsi"/>
              </w:rPr>
              <w:pPrChange w:id="752" w:author="Vicki Cornish" w:date="2019-06-12T13:50:00Z">
                <w:pPr/>
              </w:pPrChange>
            </w:pPr>
            <w:ins w:id="753" w:author="Vicki Cornish" w:date="2019-06-12T13:15:00Z">
              <w:r w:rsidRPr="004627B6">
                <w:rPr>
                  <w:rFonts w:asciiTheme="minorHAnsi" w:hAnsiTheme="minorHAnsi"/>
                </w:rPr>
                <w:t>Database of fungal ITS for BLAST</w:t>
              </w:r>
            </w:ins>
          </w:p>
        </w:tc>
      </w:tr>
    </w:tbl>
    <w:p w14:paraId="5578887F" w14:textId="36434F58" w:rsidR="00E96852" w:rsidRPr="00466A14" w:rsidRDefault="00E96852">
      <w:pPr>
        <w:spacing w:line="240" w:lineRule="auto"/>
        <w:rPr>
          <w:rFonts w:asciiTheme="minorHAnsi" w:hAnsiTheme="minorHAnsi"/>
          <w:rPrChange w:id="754" w:author="Vicki Cornish" w:date="2019-06-12T12:56:00Z">
            <w:rPr/>
          </w:rPrChange>
        </w:rPr>
        <w:pPrChange w:id="755" w:author="Vicki Cornish" w:date="2019-06-12T13:50:00Z">
          <w:pPr>
            <w:ind w:left="360" w:hanging="360"/>
          </w:pPr>
        </w:pPrChange>
      </w:pPr>
      <w:ins w:id="756" w:author="Vicki Cornish" w:date="2019-06-12T12:59:00Z">
        <w:r w:rsidRPr="00E96852">
          <w:rPr>
            <w:rFonts w:asciiTheme="minorHAnsi" w:hAnsiTheme="minorHAnsi"/>
          </w:rPr>
          <w:tab/>
        </w:r>
      </w:ins>
    </w:p>
    <w:sectPr w:rsidR="00E96852" w:rsidRPr="00466A14" w:rsidSect="00510353">
      <w:pgSz w:w="12240" w:h="15840"/>
      <w:pgMar w:top="1134" w:right="1134" w:bottom="1134" w:left="1134" w:header="0" w:footer="0" w:gutter="0"/>
      <w:cols w:space="648"/>
      <w:formProt w:val="0"/>
      <w:docGrid w:linePitch="240" w:charSpace="-6145"/>
      <w:sectPrChange w:id="757" w:author="Vicki Cornish" w:date="2019-06-12T13:11:00Z">
        <w:sectPr w:rsidR="00E96852" w:rsidRPr="00466A14" w:rsidSect="00510353">
          <w:pgMar w:top="1134" w:right="1134" w:bottom="1134" w:left="1134" w:header="0" w:footer="0" w:gutter="0"/>
          <w:cols w:space="720"/>
        </w:sectPr>
      </w:sectPrChang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Liberation Sans">
    <w:altName w:val="Arial"/>
    <w:charset w:val="01"/>
    <w:family w:val="roman"/>
    <w:pitch w:val="variable"/>
  </w:font>
  <w:font w:name="Mangal">
    <w:panose1 w:val="02040503050203030202"/>
    <w:charset w:val="00"/>
    <w:family w:val="auto"/>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34DE8"/>
    <w:multiLevelType w:val="multilevel"/>
    <w:tmpl w:val="FE98D8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156502"/>
    <w:multiLevelType w:val="hybridMultilevel"/>
    <w:tmpl w:val="B742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FA7EC0"/>
    <w:multiLevelType w:val="hybridMultilevel"/>
    <w:tmpl w:val="CEFE6246"/>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0418D"/>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4">
    <w:nsid w:val="23A7034C"/>
    <w:multiLevelType w:val="hybridMultilevel"/>
    <w:tmpl w:val="7360B09C"/>
    <w:lvl w:ilvl="0" w:tplc="CA0EFC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015416"/>
    <w:multiLevelType w:val="hybridMultilevel"/>
    <w:tmpl w:val="34E6C1FA"/>
    <w:lvl w:ilvl="0" w:tplc="8EFA9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FA57C6"/>
    <w:multiLevelType w:val="multilevel"/>
    <w:tmpl w:val="51549BE0"/>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7">
    <w:nsid w:val="298A516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8">
    <w:nsid w:val="2A44270E"/>
    <w:multiLevelType w:val="multilevel"/>
    <w:tmpl w:val="FF4803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1B82DB4"/>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0">
    <w:nsid w:val="33631AB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1">
    <w:nsid w:val="35AE1E91"/>
    <w:multiLevelType w:val="hybridMultilevel"/>
    <w:tmpl w:val="CF14E236"/>
    <w:lvl w:ilvl="0" w:tplc="9D204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165FF3"/>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3">
    <w:nsid w:val="3E1D0ECE"/>
    <w:multiLevelType w:val="hybridMultilevel"/>
    <w:tmpl w:val="753CF994"/>
    <w:lvl w:ilvl="0" w:tplc="88780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053C50"/>
    <w:multiLevelType w:val="hybridMultilevel"/>
    <w:tmpl w:val="FE5A4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3263B5"/>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6">
    <w:nsid w:val="61F967C4"/>
    <w:multiLevelType w:val="hybridMultilevel"/>
    <w:tmpl w:val="2EF83978"/>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FB4C62"/>
    <w:multiLevelType w:val="hybridMultilevel"/>
    <w:tmpl w:val="095EBEA2"/>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9A0013"/>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9">
    <w:nsid w:val="71261EA4"/>
    <w:multiLevelType w:val="hybridMultilevel"/>
    <w:tmpl w:val="41886F3C"/>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4954CE"/>
    <w:multiLevelType w:val="hybridMultilevel"/>
    <w:tmpl w:val="5582D7EA"/>
    <w:lvl w:ilvl="0" w:tplc="4008D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8"/>
  </w:num>
  <w:num w:numId="5">
    <w:abstractNumId w:val="10"/>
  </w:num>
  <w:num w:numId="6">
    <w:abstractNumId w:val="13"/>
  </w:num>
  <w:num w:numId="7">
    <w:abstractNumId w:val="12"/>
  </w:num>
  <w:num w:numId="8">
    <w:abstractNumId w:val="5"/>
  </w:num>
  <w:num w:numId="9">
    <w:abstractNumId w:val="16"/>
  </w:num>
  <w:num w:numId="10">
    <w:abstractNumId w:val="14"/>
  </w:num>
  <w:num w:numId="11">
    <w:abstractNumId w:val="19"/>
  </w:num>
  <w:num w:numId="12">
    <w:abstractNumId w:val="17"/>
  </w:num>
  <w:num w:numId="13">
    <w:abstractNumId w:val="3"/>
  </w:num>
  <w:num w:numId="14">
    <w:abstractNumId w:val="2"/>
  </w:num>
  <w:num w:numId="15">
    <w:abstractNumId w:val="15"/>
  </w:num>
  <w:num w:numId="16">
    <w:abstractNumId w:val="9"/>
  </w:num>
  <w:num w:numId="17">
    <w:abstractNumId w:val="6"/>
  </w:num>
  <w:num w:numId="18">
    <w:abstractNumId w:val="1"/>
  </w:num>
  <w:num w:numId="19">
    <w:abstractNumId w:val="11"/>
  </w:num>
  <w:num w:numId="20">
    <w:abstractNumId w:val="20"/>
  </w:num>
  <w:num w:numId="21">
    <w:abstractNumId w:val="18"/>
  </w:num>
  <w:num w:numId="22">
    <w:abstractNumId w:val="2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cki Cornish">
    <w15:presenceInfo w15:providerId="None" w15:userId="Vicki Corni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revisionView w:markup="0"/>
  <w:trackRevisions/>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286"/>
    <w:rsid w:val="00002C03"/>
    <w:rsid w:val="0000737C"/>
    <w:rsid w:val="00040631"/>
    <w:rsid w:val="0004710D"/>
    <w:rsid w:val="00062696"/>
    <w:rsid w:val="000A5426"/>
    <w:rsid w:val="000C2493"/>
    <w:rsid w:val="000D7D1C"/>
    <w:rsid w:val="000F23E9"/>
    <w:rsid w:val="00114C48"/>
    <w:rsid w:val="0012199B"/>
    <w:rsid w:val="00134163"/>
    <w:rsid w:val="00185CB4"/>
    <w:rsid w:val="001A74E2"/>
    <w:rsid w:val="001F0CC5"/>
    <w:rsid w:val="00210C4E"/>
    <w:rsid w:val="00271584"/>
    <w:rsid w:val="0029667F"/>
    <w:rsid w:val="0029745C"/>
    <w:rsid w:val="002A457F"/>
    <w:rsid w:val="002B0DB7"/>
    <w:rsid w:val="0034114A"/>
    <w:rsid w:val="003446FF"/>
    <w:rsid w:val="00346599"/>
    <w:rsid w:val="00362BBF"/>
    <w:rsid w:val="003933C6"/>
    <w:rsid w:val="003A321D"/>
    <w:rsid w:val="003A4C1A"/>
    <w:rsid w:val="003C03E0"/>
    <w:rsid w:val="003F6197"/>
    <w:rsid w:val="00432762"/>
    <w:rsid w:val="004627B6"/>
    <w:rsid w:val="00466A14"/>
    <w:rsid w:val="00471130"/>
    <w:rsid w:val="0047479A"/>
    <w:rsid w:val="004B027F"/>
    <w:rsid w:val="004C6604"/>
    <w:rsid w:val="004D3894"/>
    <w:rsid w:val="004E3D46"/>
    <w:rsid w:val="004F49C3"/>
    <w:rsid w:val="004F7249"/>
    <w:rsid w:val="00502C2E"/>
    <w:rsid w:val="00510353"/>
    <w:rsid w:val="0051445F"/>
    <w:rsid w:val="00531FFC"/>
    <w:rsid w:val="005637C8"/>
    <w:rsid w:val="00586466"/>
    <w:rsid w:val="00593EFA"/>
    <w:rsid w:val="00595CF7"/>
    <w:rsid w:val="005A085F"/>
    <w:rsid w:val="005B7A48"/>
    <w:rsid w:val="005C606B"/>
    <w:rsid w:val="0067205F"/>
    <w:rsid w:val="006B6EC3"/>
    <w:rsid w:val="006E55A9"/>
    <w:rsid w:val="0071615A"/>
    <w:rsid w:val="00732CD1"/>
    <w:rsid w:val="00801B6C"/>
    <w:rsid w:val="008109FB"/>
    <w:rsid w:val="00841FD8"/>
    <w:rsid w:val="00847E56"/>
    <w:rsid w:val="00864DDA"/>
    <w:rsid w:val="00871549"/>
    <w:rsid w:val="00876472"/>
    <w:rsid w:val="008B7B55"/>
    <w:rsid w:val="009449E9"/>
    <w:rsid w:val="00953093"/>
    <w:rsid w:val="009A4434"/>
    <w:rsid w:val="009D5AD2"/>
    <w:rsid w:val="009E2E59"/>
    <w:rsid w:val="00A0393B"/>
    <w:rsid w:val="00A13707"/>
    <w:rsid w:val="00A50E38"/>
    <w:rsid w:val="00A52400"/>
    <w:rsid w:val="00A633B3"/>
    <w:rsid w:val="00A877BE"/>
    <w:rsid w:val="00AC1FCA"/>
    <w:rsid w:val="00AC4659"/>
    <w:rsid w:val="00AE2D77"/>
    <w:rsid w:val="00AF2AB4"/>
    <w:rsid w:val="00AF2FEC"/>
    <w:rsid w:val="00AF6828"/>
    <w:rsid w:val="00B1046C"/>
    <w:rsid w:val="00B44F55"/>
    <w:rsid w:val="00BA04B9"/>
    <w:rsid w:val="00BB38DC"/>
    <w:rsid w:val="00BC502B"/>
    <w:rsid w:val="00C051F7"/>
    <w:rsid w:val="00C577CD"/>
    <w:rsid w:val="00C71F4B"/>
    <w:rsid w:val="00C87486"/>
    <w:rsid w:val="00CC71E9"/>
    <w:rsid w:val="00D336A6"/>
    <w:rsid w:val="00D62E25"/>
    <w:rsid w:val="00E15770"/>
    <w:rsid w:val="00E205F5"/>
    <w:rsid w:val="00E21B54"/>
    <w:rsid w:val="00E30430"/>
    <w:rsid w:val="00E3391E"/>
    <w:rsid w:val="00E721DE"/>
    <w:rsid w:val="00E96852"/>
    <w:rsid w:val="00EA6E6F"/>
    <w:rsid w:val="00EC3DE2"/>
    <w:rsid w:val="00EC62E1"/>
    <w:rsid w:val="00F10DA5"/>
    <w:rsid w:val="00F72286"/>
    <w:rsid w:val="00FB30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CF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zh-CN" w:bidi="hi-IN"/>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3D46"/>
  </w:style>
  <w:style w:type="paragraph" w:styleId="Heading1">
    <w:name w:val="heading 1"/>
    <w:basedOn w:val="Normal"/>
    <w:next w:val="Normal"/>
    <w:link w:val="Heading1Char"/>
    <w:uiPriority w:val="9"/>
    <w:qFormat/>
    <w:rsid w:val="004E3D46"/>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4E3D46"/>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4E3D46"/>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4E3D46"/>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4E3D4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4E3D4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E3D4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4E3D4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4E3D4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next w:val="Normal"/>
    <w:uiPriority w:val="35"/>
    <w:unhideWhenUsed/>
    <w:rsid w:val="004E3D46"/>
    <w:pPr>
      <w:spacing w:line="240" w:lineRule="auto"/>
    </w:pPr>
    <w:rPr>
      <w:rFonts w:eastAsiaTheme="minorEastAsia"/>
      <w:b/>
      <w:bCs/>
      <w:smallCaps/>
      <w:color w:val="146194" w:themeColor="text2"/>
      <w:spacing w:val="6"/>
      <w:szCs w:val="18"/>
    </w:rPr>
  </w:style>
  <w:style w:type="paragraph" w:customStyle="1" w:styleId="Index">
    <w:name w:val="Index"/>
    <w:basedOn w:val="Normal"/>
    <w:pPr>
      <w:suppressLineNumbers/>
    </w:pPr>
  </w:style>
  <w:style w:type="paragraph" w:styleId="Title">
    <w:name w:val="Title"/>
    <w:basedOn w:val="Normal"/>
    <w:next w:val="Normal"/>
    <w:link w:val="TitleChar"/>
    <w:uiPriority w:val="10"/>
    <w:qFormat/>
    <w:rsid w:val="004E3D46"/>
    <w:pPr>
      <w:spacing w:after="300" w:line="240" w:lineRule="auto"/>
      <w:contextualSpacing/>
    </w:pPr>
    <w:rPr>
      <w:smallCaps/>
      <w:sz w:val="52"/>
      <w:szCs w:val="52"/>
    </w:rPr>
  </w:style>
  <w:style w:type="paragraph" w:styleId="ListParagraph">
    <w:name w:val="List Paragraph"/>
    <w:basedOn w:val="Normal"/>
    <w:uiPriority w:val="34"/>
    <w:qFormat/>
    <w:rsid w:val="004E3D46"/>
    <w:pPr>
      <w:ind w:left="720"/>
      <w:contextualSpacing/>
    </w:pPr>
  </w:style>
  <w:style w:type="paragraph" w:styleId="BalloonText">
    <w:name w:val="Balloon Text"/>
    <w:basedOn w:val="Normal"/>
    <w:link w:val="BalloonTextChar"/>
    <w:uiPriority w:val="99"/>
    <w:semiHidden/>
    <w:unhideWhenUsed/>
    <w:rsid w:val="00BC502B"/>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C502B"/>
    <w:rPr>
      <w:rFonts w:ascii="Times New Roman" w:hAnsi="Times New Roman" w:cs="Mangal"/>
      <w:color w:val="00000A"/>
      <w:sz w:val="18"/>
      <w:szCs w:val="16"/>
    </w:rPr>
  </w:style>
  <w:style w:type="character" w:customStyle="1" w:styleId="Heading1Char">
    <w:name w:val="Heading 1 Char"/>
    <w:basedOn w:val="DefaultParagraphFont"/>
    <w:link w:val="Heading1"/>
    <w:uiPriority w:val="9"/>
    <w:rsid w:val="004E3D46"/>
    <w:rPr>
      <w:smallCaps/>
      <w:spacing w:val="5"/>
      <w:sz w:val="36"/>
      <w:szCs w:val="36"/>
    </w:rPr>
  </w:style>
  <w:style w:type="paragraph" w:styleId="TOCHeading">
    <w:name w:val="TOC Heading"/>
    <w:basedOn w:val="Heading1"/>
    <w:next w:val="Normal"/>
    <w:uiPriority w:val="39"/>
    <w:unhideWhenUsed/>
    <w:qFormat/>
    <w:rsid w:val="004E3D46"/>
    <w:pPr>
      <w:outlineLvl w:val="9"/>
    </w:pPr>
  </w:style>
  <w:style w:type="paragraph" w:styleId="TOC1">
    <w:name w:val="toc 1"/>
    <w:basedOn w:val="Normal"/>
    <w:next w:val="Normal"/>
    <w:autoRedefine/>
    <w:uiPriority w:val="39"/>
    <w:unhideWhenUsed/>
    <w:rsid w:val="00BB38D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B38DC"/>
    <w:pPr>
      <w:spacing w:before="120"/>
      <w:ind w:left="240"/>
    </w:pPr>
    <w:rPr>
      <w:rFonts w:asciiTheme="minorHAnsi" w:hAnsiTheme="minorHAnsi" w:cstheme="minorHAnsi"/>
      <w:b/>
      <w:bCs/>
    </w:rPr>
  </w:style>
  <w:style w:type="paragraph" w:styleId="TOC3">
    <w:name w:val="toc 3"/>
    <w:basedOn w:val="Normal"/>
    <w:next w:val="Normal"/>
    <w:autoRedefine/>
    <w:uiPriority w:val="39"/>
    <w:unhideWhenUsed/>
    <w:rsid w:val="00BB38D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BB38D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BB38D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BB38D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BB38D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BB38D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B38D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29667F"/>
    <w:rPr>
      <w:color w:val="0D2E46" w:themeColor="hyperlink"/>
      <w:u w:val="single"/>
    </w:rPr>
  </w:style>
  <w:style w:type="character" w:customStyle="1" w:styleId="UnresolvedMention">
    <w:name w:val="Unresolved Mention"/>
    <w:basedOn w:val="DefaultParagraphFont"/>
    <w:uiPriority w:val="99"/>
    <w:rsid w:val="0029667F"/>
    <w:rPr>
      <w:color w:val="605E5C"/>
      <w:shd w:val="clear" w:color="auto" w:fill="E1DFDD"/>
    </w:rPr>
  </w:style>
  <w:style w:type="character" w:styleId="FollowedHyperlink">
    <w:name w:val="FollowedHyperlink"/>
    <w:basedOn w:val="DefaultParagraphFont"/>
    <w:uiPriority w:val="99"/>
    <w:semiHidden/>
    <w:unhideWhenUsed/>
    <w:rsid w:val="0051445F"/>
    <w:rPr>
      <w:color w:val="356A95" w:themeColor="followedHyperlink"/>
      <w:u w:val="single"/>
    </w:rPr>
  </w:style>
  <w:style w:type="table" w:styleId="TableGrid">
    <w:name w:val="Table Grid"/>
    <w:basedOn w:val="TableNormal"/>
    <w:uiPriority w:val="39"/>
    <w:rsid w:val="00E968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9D5AD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D5AD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D5AD2"/>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9D5AD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5AD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9D5AD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D5AD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5AD2"/>
    <w:tblPr>
      <w:tblStyleRowBandSize w:val="1"/>
      <w:tblStyleColBandSize w:val="1"/>
      <w:tblInd w:w="0" w:type="dxa"/>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CellMar>
        <w:top w:w="0" w:type="dxa"/>
        <w:left w:w="108" w:type="dxa"/>
        <w:bottom w:w="0" w:type="dxa"/>
        <w:right w:w="108" w:type="dxa"/>
      </w:tblCellMar>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5AD2"/>
    <w:tblPr>
      <w:tblStyleRowBandSize w:val="1"/>
      <w:tblStyleColBandSize w:val="1"/>
      <w:tblInd w:w="0" w:type="dxa"/>
      <w:tblBorders>
        <w:top w:val="single" w:sz="4" w:space="0" w:color="F484DA" w:themeColor="accent2" w:themeTint="66"/>
        <w:left w:val="single" w:sz="4" w:space="0" w:color="F484DA" w:themeColor="accent2" w:themeTint="66"/>
        <w:bottom w:val="single" w:sz="4" w:space="0" w:color="F484DA" w:themeColor="accent2" w:themeTint="66"/>
        <w:right w:val="single" w:sz="4" w:space="0" w:color="F484DA" w:themeColor="accent2" w:themeTint="66"/>
        <w:insideH w:val="single" w:sz="4" w:space="0" w:color="F484DA" w:themeColor="accent2" w:themeTint="66"/>
        <w:insideV w:val="single" w:sz="4" w:space="0" w:color="F484DA" w:themeColor="accent2" w:themeTint="66"/>
      </w:tblBorders>
      <w:tblCellMar>
        <w:top w:w="0" w:type="dxa"/>
        <w:left w:w="108" w:type="dxa"/>
        <w:bottom w:w="0" w:type="dxa"/>
        <w:right w:w="108" w:type="dxa"/>
      </w:tblCellMar>
    </w:tblPr>
    <w:tblStylePr w:type="firstRow">
      <w:rPr>
        <w:b/>
        <w:bCs/>
      </w:rPr>
      <w:tblPr/>
      <w:tcPr>
        <w:tcBorders>
          <w:bottom w:val="single" w:sz="12" w:space="0" w:color="EF47C8" w:themeColor="accent2" w:themeTint="99"/>
        </w:tcBorders>
      </w:tcPr>
    </w:tblStylePr>
    <w:tblStylePr w:type="lastRow">
      <w:rPr>
        <w:b/>
        <w:bCs/>
      </w:rPr>
      <w:tblPr/>
      <w:tcPr>
        <w:tcBorders>
          <w:top w:val="double" w:sz="2" w:space="0" w:color="EF47C8" w:themeColor="accent2"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semiHidden/>
    <w:rsid w:val="004E3D46"/>
    <w:rPr>
      <w:smallCaps/>
      <w:sz w:val="28"/>
      <w:szCs w:val="28"/>
    </w:rPr>
  </w:style>
  <w:style w:type="character" w:customStyle="1" w:styleId="Heading3Char">
    <w:name w:val="Heading 3 Char"/>
    <w:basedOn w:val="DefaultParagraphFont"/>
    <w:link w:val="Heading3"/>
    <w:uiPriority w:val="9"/>
    <w:semiHidden/>
    <w:rsid w:val="004E3D46"/>
    <w:rPr>
      <w:i/>
      <w:iCs/>
      <w:smallCaps/>
      <w:spacing w:val="5"/>
      <w:sz w:val="26"/>
      <w:szCs w:val="26"/>
    </w:rPr>
  </w:style>
  <w:style w:type="character" w:customStyle="1" w:styleId="Heading4Char">
    <w:name w:val="Heading 4 Char"/>
    <w:basedOn w:val="DefaultParagraphFont"/>
    <w:link w:val="Heading4"/>
    <w:uiPriority w:val="9"/>
    <w:semiHidden/>
    <w:rsid w:val="004E3D46"/>
    <w:rPr>
      <w:b/>
      <w:bCs/>
      <w:spacing w:val="5"/>
      <w:sz w:val="24"/>
      <w:szCs w:val="24"/>
    </w:rPr>
  </w:style>
  <w:style w:type="character" w:customStyle="1" w:styleId="Heading5Char">
    <w:name w:val="Heading 5 Char"/>
    <w:basedOn w:val="DefaultParagraphFont"/>
    <w:link w:val="Heading5"/>
    <w:uiPriority w:val="9"/>
    <w:semiHidden/>
    <w:rsid w:val="004E3D46"/>
    <w:rPr>
      <w:i/>
      <w:iCs/>
      <w:sz w:val="24"/>
      <w:szCs w:val="24"/>
    </w:rPr>
  </w:style>
  <w:style w:type="character" w:customStyle="1" w:styleId="Heading6Char">
    <w:name w:val="Heading 6 Char"/>
    <w:basedOn w:val="DefaultParagraphFont"/>
    <w:link w:val="Heading6"/>
    <w:uiPriority w:val="9"/>
    <w:semiHidden/>
    <w:rsid w:val="004E3D4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4E3D4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E3D46"/>
    <w:rPr>
      <w:b/>
      <w:bCs/>
      <w:color w:val="7F7F7F" w:themeColor="text1" w:themeTint="80"/>
      <w:sz w:val="20"/>
      <w:szCs w:val="20"/>
    </w:rPr>
  </w:style>
  <w:style w:type="character" w:customStyle="1" w:styleId="Heading9Char">
    <w:name w:val="Heading 9 Char"/>
    <w:basedOn w:val="DefaultParagraphFont"/>
    <w:link w:val="Heading9"/>
    <w:uiPriority w:val="9"/>
    <w:semiHidden/>
    <w:rsid w:val="004E3D46"/>
    <w:rPr>
      <w:b/>
      <w:bCs/>
      <w:i/>
      <w:iCs/>
      <w:color w:val="7F7F7F" w:themeColor="text1" w:themeTint="80"/>
      <w:sz w:val="18"/>
      <w:szCs w:val="18"/>
    </w:rPr>
  </w:style>
  <w:style w:type="character" w:customStyle="1" w:styleId="TitleChar">
    <w:name w:val="Title Char"/>
    <w:basedOn w:val="DefaultParagraphFont"/>
    <w:link w:val="Title"/>
    <w:uiPriority w:val="10"/>
    <w:rsid w:val="004E3D46"/>
    <w:rPr>
      <w:smallCaps/>
      <w:sz w:val="52"/>
      <w:szCs w:val="52"/>
    </w:rPr>
  </w:style>
  <w:style w:type="paragraph" w:styleId="Subtitle">
    <w:name w:val="Subtitle"/>
    <w:basedOn w:val="Normal"/>
    <w:next w:val="Normal"/>
    <w:link w:val="SubtitleChar"/>
    <w:uiPriority w:val="11"/>
    <w:qFormat/>
    <w:rsid w:val="004E3D46"/>
    <w:rPr>
      <w:i/>
      <w:iCs/>
      <w:smallCaps/>
      <w:spacing w:val="10"/>
      <w:sz w:val="28"/>
      <w:szCs w:val="28"/>
    </w:rPr>
  </w:style>
  <w:style w:type="character" w:customStyle="1" w:styleId="SubtitleChar">
    <w:name w:val="Subtitle Char"/>
    <w:basedOn w:val="DefaultParagraphFont"/>
    <w:link w:val="Subtitle"/>
    <w:uiPriority w:val="11"/>
    <w:rsid w:val="004E3D46"/>
    <w:rPr>
      <w:i/>
      <w:iCs/>
      <w:smallCaps/>
      <w:spacing w:val="10"/>
      <w:sz w:val="28"/>
      <w:szCs w:val="28"/>
    </w:rPr>
  </w:style>
  <w:style w:type="character" w:styleId="Strong">
    <w:name w:val="Strong"/>
    <w:uiPriority w:val="22"/>
    <w:qFormat/>
    <w:rsid w:val="004E3D46"/>
    <w:rPr>
      <w:b/>
      <w:bCs/>
    </w:rPr>
  </w:style>
  <w:style w:type="character" w:styleId="Emphasis">
    <w:name w:val="Emphasis"/>
    <w:uiPriority w:val="20"/>
    <w:qFormat/>
    <w:rsid w:val="004E3D46"/>
    <w:rPr>
      <w:b/>
      <w:bCs/>
      <w:i/>
      <w:iCs/>
      <w:spacing w:val="10"/>
    </w:rPr>
  </w:style>
  <w:style w:type="paragraph" w:styleId="NoSpacing">
    <w:name w:val="No Spacing"/>
    <w:basedOn w:val="Normal"/>
    <w:link w:val="NoSpacingChar"/>
    <w:uiPriority w:val="1"/>
    <w:qFormat/>
    <w:rsid w:val="004E3D46"/>
    <w:pPr>
      <w:spacing w:after="0" w:line="240" w:lineRule="auto"/>
    </w:pPr>
  </w:style>
  <w:style w:type="character" w:customStyle="1" w:styleId="NoSpacingChar">
    <w:name w:val="No Spacing Char"/>
    <w:basedOn w:val="DefaultParagraphFont"/>
    <w:link w:val="NoSpacing"/>
    <w:uiPriority w:val="1"/>
    <w:rsid w:val="004E3D46"/>
  </w:style>
  <w:style w:type="paragraph" w:styleId="Quote">
    <w:name w:val="Quote"/>
    <w:basedOn w:val="Normal"/>
    <w:next w:val="Normal"/>
    <w:link w:val="QuoteChar"/>
    <w:uiPriority w:val="29"/>
    <w:qFormat/>
    <w:rsid w:val="004E3D46"/>
    <w:rPr>
      <w:i/>
      <w:iCs/>
    </w:rPr>
  </w:style>
  <w:style w:type="character" w:customStyle="1" w:styleId="QuoteChar">
    <w:name w:val="Quote Char"/>
    <w:basedOn w:val="DefaultParagraphFont"/>
    <w:link w:val="Quote"/>
    <w:uiPriority w:val="29"/>
    <w:rsid w:val="004E3D46"/>
    <w:rPr>
      <w:i/>
      <w:iCs/>
    </w:rPr>
  </w:style>
  <w:style w:type="paragraph" w:styleId="IntenseQuote">
    <w:name w:val="Intense Quote"/>
    <w:basedOn w:val="Normal"/>
    <w:next w:val="Normal"/>
    <w:link w:val="IntenseQuoteChar"/>
    <w:uiPriority w:val="30"/>
    <w:qFormat/>
    <w:rsid w:val="004E3D4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E3D46"/>
    <w:rPr>
      <w:i/>
      <w:iCs/>
    </w:rPr>
  </w:style>
  <w:style w:type="character" w:styleId="SubtleEmphasis">
    <w:name w:val="Subtle Emphasis"/>
    <w:uiPriority w:val="19"/>
    <w:qFormat/>
    <w:rsid w:val="004E3D46"/>
    <w:rPr>
      <w:i/>
      <w:iCs/>
    </w:rPr>
  </w:style>
  <w:style w:type="character" w:styleId="IntenseEmphasis">
    <w:name w:val="Intense Emphasis"/>
    <w:uiPriority w:val="21"/>
    <w:qFormat/>
    <w:rsid w:val="004E3D46"/>
    <w:rPr>
      <w:b/>
      <w:bCs/>
      <w:i/>
      <w:iCs/>
    </w:rPr>
  </w:style>
  <w:style w:type="character" w:styleId="SubtleReference">
    <w:name w:val="Subtle Reference"/>
    <w:basedOn w:val="DefaultParagraphFont"/>
    <w:uiPriority w:val="31"/>
    <w:qFormat/>
    <w:rsid w:val="004E3D46"/>
    <w:rPr>
      <w:smallCaps/>
    </w:rPr>
  </w:style>
  <w:style w:type="character" w:styleId="IntenseReference">
    <w:name w:val="Intense Reference"/>
    <w:uiPriority w:val="32"/>
    <w:qFormat/>
    <w:rsid w:val="004E3D46"/>
    <w:rPr>
      <w:b/>
      <w:bCs/>
      <w:smallCaps/>
    </w:rPr>
  </w:style>
  <w:style w:type="character" w:styleId="BookTitle">
    <w:name w:val="Book Title"/>
    <w:basedOn w:val="DefaultParagraphFont"/>
    <w:uiPriority w:val="33"/>
    <w:qFormat/>
    <w:rsid w:val="004E3D46"/>
    <w:rPr>
      <w:i/>
      <w:iCs/>
      <w:smallCaps/>
      <w:spacing w:val="5"/>
    </w:rPr>
  </w:style>
  <w:style w:type="paragraph" w:customStyle="1" w:styleId="PersonalName">
    <w:name w:val="Personal Name"/>
    <w:basedOn w:val="Title"/>
    <w:rsid w:val="004E3D46"/>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445608">
      <w:bodyDiv w:val="1"/>
      <w:marLeft w:val="0"/>
      <w:marRight w:val="0"/>
      <w:marTop w:val="0"/>
      <w:marBottom w:val="0"/>
      <w:divBdr>
        <w:top w:val="none" w:sz="0" w:space="0" w:color="auto"/>
        <w:left w:val="none" w:sz="0" w:space="0" w:color="auto"/>
        <w:bottom w:val="none" w:sz="0" w:space="0" w:color="auto"/>
        <w:right w:val="none" w:sz="0" w:space="0" w:color="auto"/>
      </w:divBdr>
    </w:div>
    <w:div w:id="1643080511">
      <w:bodyDiv w:val="1"/>
      <w:marLeft w:val="0"/>
      <w:marRight w:val="0"/>
      <w:marTop w:val="0"/>
      <w:marBottom w:val="0"/>
      <w:divBdr>
        <w:top w:val="none" w:sz="0" w:space="0" w:color="auto"/>
        <w:left w:val="none" w:sz="0" w:space="0" w:color="auto"/>
        <w:bottom w:val="none" w:sz="0" w:space="0" w:color="auto"/>
        <w:right w:val="none" w:sz="0" w:space="0" w:color="auto"/>
      </w:divBdr>
    </w:div>
    <w:div w:id="1743748050">
      <w:bodyDiv w:val="1"/>
      <w:marLeft w:val="0"/>
      <w:marRight w:val="0"/>
      <w:marTop w:val="0"/>
      <w:marBottom w:val="0"/>
      <w:divBdr>
        <w:top w:val="none" w:sz="0" w:space="0" w:color="auto"/>
        <w:left w:val="none" w:sz="0" w:space="0" w:color="auto"/>
        <w:bottom w:val="none" w:sz="0" w:space="0" w:color="auto"/>
        <w:right w:val="none" w:sz="0" w:space="0" w:color="auto"/>
      </w:divBdr>
    </w:div>
    <w:div w:id="1920600048">
      <w:bodyDiv w:val="1"/>
      <w:marLeft w:val="0"/>
      <w:marRight w:val="0"/>
      <w:marTop w:val="0"/>
      <w:marBottom w:val="0"/>
      <w:divBdr>
        <w:top w:val="none" w:sz="0" w:space="0" w:color="auto"/>
        <w:left w:val="none" w:sz="0" w:space="0" w:color="auto"/>
        <w:bottom w:val="none" w:sz="0" w:space="0" w:color="auto"/>
        <w:right w:val="none" w:sz="0" w:space="0" w:color="auto"/>
      </w:divBdr>
    </w:div>
    <w:div w:id="1991203447">
      <w:bodyDiv w:val="1"/>
      <w:marLeft w:val="0"/>
      <w:marRight w:val="0"/>
      <w:marTop w:val="0"/>
      <w:marBottom w:val="0"/>
      <w:divBdr>
        <w:top w:val="none" w:sz="0" w:space="0" w:color="auto"/>
        <w:left w:val="none" w:sz="0" w:space="0" w:color="auto"/>
        <w:bottom w:val="none" w:sz="0" w:space="0" w:color="auto"/>
        <w:right w:val="none" w:sz="0" w:space="0" w:color="auto"/>
      </w:divBdr>
    </w:div>
    <w:div w:id="21154006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BBA233-DB36-A548-B91B-BB438C5FF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1296</Words>
  <Characters>6882</Characters>
  <Application>Microsoft Macintosh Word</Application>
  <DocSecurity>0</DocSecurity>
  <Lines>264</Lines>
  <Paragraphs>143</Paragraphs>
  <ScaleCrop>false</ScaleCrop>
  <HeadingPairs>
    <vt:vector size="2" baseType="variant">
      <vt:variant>
        <vt:lpstr>Title</vt:lpstr>
      </vt:variant>
      <vt:variant>
        <vt:i4>1</vt:i4>
      </vt:variant>
    </vt:vector>
  </HeadingPairs>
  <TitlesOfParts>
    <vt:vector size="1" baseType="lpstr">
      <vt:lpstr/>
    </vt:vector>
  </TitlesOfParts>
  <Manager/>
  <Company>NCSU</Company>
  <LinksUpToDate>false</LinksUpToDate>
  <CharactersWithSpaces>8035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dc:creator>
  <cp:keywords/>
  <dc:description/>
  <cp:lastModifiedBy>Vicki Cornish</cp:lastModifiedBy>
  <cp:revision>2</cp:revision>
  <dcterms:created xsi:type="dcterms:W3CDTF">2019-06-12T20:40:00Z</dcterms:created>
  <dcterms:modified xsi:type="dcterms:W3CDTF">2019-06-12T20:40:00Z</dcterms:modified>
  <cp:category/>
  <dc:language>en-US</dc:language>
</cp:coreProperties>
</file>